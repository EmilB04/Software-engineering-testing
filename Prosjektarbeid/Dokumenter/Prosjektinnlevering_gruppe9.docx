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DDE10" w14:textId="08B81C6F" w:rsidR="00F070A4" w:rsidRPr="00F00C8D" w:rsidRDefault="00F070A4" w:rsidP="0007788F">
      <w:pPr>
        <w:spacing w:line="360" w:lineRule="auto"/>
        <w:jc w:val="center"/>
        <w:rPr>
          <w:rFonts w:ascii="Times New Roman" w:hAnsi="Times New Roman" w:cs="Times New Roman"/>
          <w:b/>
          <w:bCs/>
          <w:sz w:val="32"/>
          <w:szCs w:val="32"/>
        </w:rPr>
      </w:pPr>
      <w:r w:rsidRPr="00F00C8D">
        <w:rPr>
          <w:rFonts w:ascii="Times New Roman" w:hAnsi="Times New Roman" w:cs="Times New Roman"/>
          <w:b/>
          <w:bCs/>
          <w:sz w:val="32"/>
          <w:szCs w:val="32"/>
        </w:rPr>
        <w:t>Prosjektinnlevering – Gruppe 9</w:t>
      </w:r>
    </w:p>
    <w:p w14:paraId="129CCBE1" w14:textId="77777777" w:rsidR="00F070A4" w:rsidRPr="00F00C8D" w:rsidRDefault="00F070A4" w:rsidP="0007788F">
      <w:pPr>
        <w:spacing w:line="360" w:lineRule="auto"/>
        <w:rPr>
          <w:rFonts w:ascii="Times New Roman" w:hAnsi="Times New Roman" w:cs="Times New Roman"/>
          <w:sz w:val="28"/>
          <w:szCs w:val="28"/>
        </w:rPr>
      </w:pPr>
    </w:p>
    <w:p w14:paraId="244635D4" w14:textId="77777777"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Emil Berglund</w:t>
      </w:r>
    </w:p>
    <w:p w14:paraId="348BDD9C" w14:textId="39713F55"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 xml:space="preserve">Andreas B. </w:t>
      </w:r>
      <w:r w:rsidR="20C0BF9A" w:rsidRPr="00F00C8D">
        <w:rPr>
          <w:rFonts w:ascii="Times New Roman" w:hAnsi="Times New Roman" w:cs="Times New Roman"/>
          <w:sz w:val="28"/>
          <w:szCs w:val="28"/>
        </w:rPr>
        <w:t>Olaussen</w:t>
      </w:r>
    </w:p>
    <w:p w14:paraId="74C16A1B" w14:textId="77777777"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Khalid H. Osman</w:t>
      </w:r>
    </w:p>
    <w:p w14:paraId="3B10961B" w14:textId="77777777"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Sebastian W. Thomsen</w:t>
      </w:r>
    </w:p>
    <w:p w14:paraId="065B4CE0" w14:textId="77777777"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Ida K. Tollaksen</w:t>
      </w:r>
    </w:p>
    <w:p w14:paraId="77A0D04A" w14:textId="77777777" w:rsidR="00F070A4" w:rsidRPr="00F00C8D" w:rsidRDefault="00F070A4" w:rsidP="0007788F">
      <w:pPr>
        <w:spacing w:line="360" w:lineRule="auto"/>
        <w:jc w:val="center"/>
        <w:rPr>
          <w:rFonts w:ascii="Times New Roman" w:hAnsi="Times New Roman" w:cs="Times New Roman"/>
          <w:sz w:val="28"/>
          <w:szCs w:val="28"/>
        </w:rPr>
      </w:pPr>
    </w:p>
    <w:p w14:paraId="6F639972" w14:textId="77777777" w:rsidR="00F070A4" w:rsidRPr="00F00C8D" w:rsidRDefault="00F070A4" w:rsidP="0007788F">
      <w:pPr>
        <w:spacing w:line="360" w:lineRule="auto"/>
        <w:jc w:val="center"/>
        <w:rPr>
          <w:rFonts w:ascii="Times New Roman" w:hAnsi="Times New Roman" w:cs="Times New Roman"/>
          <w:sz w:val="28"/>
          <w:szCs w:val="28"/>
        </w:rPr>
      </w:pPr>
    </w:p>
    <w:p w14:paraId="5B02A046" w14:textId="77777777" w:rsidR="00F070A4" w:rsidRPr="00F00C8D" w:rsidRDefault="00F070A4" w:rsidP="0007788F">
      <w:pPr>
        <w:spacing w:line="360" w:lineRule="auto"/>
        <w:jc w:val="center"/>
        <w:rPr>
          <w:rFonts w:ascii="Times New Roman" w:hAnsi="Times New Roman" w:cs="Times New Roman"/>
          <w:sz w:val="28"/>
          <w:szCs w:val="28"/>
        </w:rPr>
      </w:pPr>
    </w:p>
    <w:p w14:paraId="0ECB92FF" w14:textId="77777777" w:rsidR="00F070A4" w:rsidRPr="00F00C8D" w:rsidRDefault="00F070A4" w:rsidP="0007788F">
      <w:pPr>
        <w:spacing w:line="360" w:lineRule="auto"/>
        <w:jc w:val="center"/>
        <w:rPr>
          <w:rFonts w:ascii="Times New Roman" w:hAnsi="Times New Roman" w:cs="Times New Roman"/>
          <w:sz w:val="28"/>
          <w:szCs w:val="28"/>
        </w:rPr>
      </w:pPr>
    </w:p>
    <w:p w14:paraId="32D2F3E4" w14:textId="77777777" w:rsidR="00F070A4" w:rsidRPr="00F00C8D" w:rsidRDefault="00F070A4" w:rsidP="0007788F">
      <w:pPr>
        <w:spacing w:line="360" w:lineRule="auto"/>
        <w:jc w:val="center"/>
        <w:rPr>
          <w:rFonts w:ascii="Times New Roman" w:hAnsi="Times New Roman" w:cs="Times New Roman"/>
          <w:sz w:val="28"/>
          <w:szCs w:val="28"/>
        </w:rPr>
      </w:pPr>
    </w:p>
    <w:p w14:paraId="61E32E98" w14:textId="77777777" w:rsidR="00F070A4" w:rsidRPr="00F00C8D" w:rsidRDefault="00F070A4" w:rsidP="0007788F">
      <w:pPr>
        <w:spacing w:line="360" w:lineRule="auto"/>
        <w:jc w:val="center"/>
        <w:rPr>
          <w:rFonts w:ascii="Times New Roman" w:hAnsi="Times New Roman" w:cs="Times New Roman"/>
          <w:sz w:val="28"/>
          <w:szCs w:val="28"/>
        </w:rPr>
      </w:pPr>
    </w:p>
    <w:p w14:paraId="637F62F8" w14:textId="77777777" w:rsidR="00F070A4" w:rsidRPr="00F00C8D" w:rsidRDefault="00F070A4" w:rsidP="0007788F">
      <w:pPr>
        <w:spacing w:line="360" w:lineRule="auto"/>
        <w:jc w:val="center"/>
        <w:rPr>
          <w:rFonts w:ascii="Times New Roman" w:hAnsi="Times New Roman" w:cs="Times New Roman"/>
          <w:sz w:val="28"/>
          <w:szCs w:val="28"/>
        </w:rPr>
      </w:pPr>
    </w:p>
    <w:p w14:paraId="2904B78F" w14:textId="77777777" w:rsidR="00F070A4" w:rsidRPr="00F00C8D" w:rsidRDefault="00F070A4" w:rsidP="0007788F">
      <w:pPr>
        <w:spacing w:line="360" w:lineRule="auto"/>
        <w:jc w:val="center"/>
        <w:rPr>
          <w:rFonts w:ascii="Times New Roman" w:hAnsi="Times New Roman" w:cs="Times New Roman"/>
          <w:sz w:val="28"/>
          <w:szCs w:val="28"/>
        </w:rPr>
      </w:pPr>
    </w:p>
    <w:p w14:paraId="3502BF45" w14:textId="77777777" w:rsidR="00F070A4" w:rsidRPr="00F00C8D" w:rsidRDefault="00F070A4" w:rsidP="0007788F">
      <w:pPr>
        <w:spacing w:line="360" w:lineRule="auto"/>
        <w:jc w:val="center"/>
        <w:rPr>
          <w:rFonts w:ascii="Times New Roman" w:hAnsi="Times New Roman" w:cs="Times New Roman"/>
          <w:sz w:val="28"/>
          <w:szCs w:val="28"/>
        </w:rPr>
      </w:pPr>
    </w:p>
    <w:p w14:paraId="70E42003" w14:textId="6E98DB54" w:rsidR="00F070A4" w:rsidRPr="00F00C8D" w:rsidRDefault="00F070A4" w:rsidP="0007788F">
      <w:pPr>
        <w:spacing w:line="360" w:lineRule="auto"/>
        <w:rPr>
          <w:rFonts w:ascii="Times New Roman" w:hAnsi="Times New Roman" w:cs="Times New Roman"/>
          <w:sz w:val="28"/>
          <w:szCs w:val="28"/>
        </w:rPr>
      </w:pPr>
    </w:p>
    <w:p w14:paraId="781E54E7" w14:textId="1F14E4FC" w:rsidR="005B5117" w:rsidRPr="00F00C8D" w:rsidRDefault="005B5117" w:rsidP="0007788F">
      <w:pPr>
        <w:spacing w:line="360" w:lineRule="auto"/>
        <w:rPr>
          <w:rFonts w:ascii="Times New Roman" w:hAnsi="Times New Roman" w:cs="Times New Roman"/>
          <w:sz w:val="28"/>
          <w:szCs w:val="28"/>
        </w:rPr>
      </w:pPr>
    </w:p>
    <w:p w14:paraId="7AAD1144" w14:textId="77777777" w:rsidR="00F070A4" w:rsidRPr="00F00C8D" w:rsidRDefault="00F070A4"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Høgskolen i Østfold</w:t>
      </w:r>
    </w:p>
    <w:p w14:paraId="40C6485E" w14:textId="4C2EEE8A" w:rsidR="00EC27DA" w:rsidRPr="00F00C8D" w:rsidRDefault="00EC27DA"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 xml:space="preserve">Ord: </w:t>
      </w:r>
      <w:r w:rsidR="574648C5" w:rsidRPr="2787A37D">
        <w:rPr>
          <w:rFonts w:ascii="Times New Roman" w:hAnsi="Times New Roman" w:cs="Times New Roman"/>
          <w:sz w:val="28"/>
          <w:szCs w:val="28"/>
        </w:rPr>
        <w:t>9935</w:t>
      </w:r>
    </w:p>
    <w:p w14:paraId="11D32028" w14:textId="77777777" w:rsidR="00EC27DA" w:rsidRPr="00F00C8D" w:rsidRDefault="00EC27DA" w:rsidP="0007788F">
      <w:pPr>
        <w:spacing w:line="360" w:lineRule="auto"/>
        <w:jc w:val="center"/>
        <w:rPr>
          <w:rFonts w:ascii="Times New Roman" w:hAnsi="Times New Roman" w:cs="Times New Roman"/>
          <w:sz w:val="28"/>
          <w:szCs w:val="28"/>
        </w:rPr>
      </w:pPr>
      <w:r w:rsidRPr="00F00C8D">
        <w:rPr>
          <w:rFonts w:ascii="Times New Roman" w:hAnsi="Times New Roman" w:cs="Times New Roman"/>
          <w:sz w:val="28"/>
          <w:szCs w:val="28"/>
        </w:rPr>
        <w:t>Emnekode: ITF20319</w:t>
      </w:r>
    </w:p>
    <w:p w14:paraId="4DD128A2" w14:textId="6B85687C" w:rsidR="00287AB8" w:rsidRPr="00F00C8D" w:rsidRDefault="00287AB8" w:rsidP="0007788F">
      <w:pPr>
        <w:spacing w:line="360" w:lineRule="auto"/>
        <w:rPr>
          <w:rFonts w:ascii="Times New Roman" w:eastAsiaTheme="majorEastAsia" w:hAnsi="Times New Roman" w:cs="Times New Roman"/>
          <w:b/>
          <w:bCs/>
          <w:color w:val="0F4761" w:themeColor="accent1" w:themeShade="BF"/>
          <w:kern w:val="0"/>
          <w:sz w:val="28"/>
          <w:szCs w:val="28"/>
          <w:lang w:eastAsia="nb-NO"/>
          <w14:ligatures w14:val="none"/>
        </w:rPr>
      </w:pPr>
    </w:p>
    <w:sdt>
      <w:sdtPr>
        <w:rPr>
          <w:rFonts w:ascii="Times New Roman" w:eastAsiaTheme="minorEastAsia" w:hAnsi="Times New Roman" w:cs="Times New Roman"/>
          <w:b w:val="0"/>
          <w:bCs w:val="0"/>
          <w:color w:val="auto"/>
          <w:kern w:val="2"/>
          <w:sz w:val="24"/>
          <w:szCs w:val="24"/>
          <w:lang w:eastAsia="en-US"/>
          <w14:ligatures w14:val="standardContextual"/>
        </w:rPr>
        <w:id w:val="2018655494"/>
        <w:docPartObj>
          <w:docPartGallery w:val="Table of Contents"/>
          <w:docPartUnique/>
        </w:docPartObj>
      </w:sdtPr>
      <w:sdtContent>
        <w:p w14:paraId="5E07E8B2" w14:textId="1FDEA9EC" w:rsidR="00287AB8" w:rsidRPr="00F00C8D" w:rsidRDefault="00287AB8" w:rsidP="0007788F">
          <w:pPr>
            <w:pStyle w:val="Overskriftforinnholdsfortegnelse"/>
            <w:spacing w:line="360" w:lineRule="auto"/>
            <w:rPr>
              <w:rFonts w:ascii="Times New Roman" w:hAnsi="Times New Roman" w:cs="Times New Roman"/>
              <w:color w:val="auto"/>
            </w:rPr>
          </w:pPr>
          <w:r w:rsidRPr="00F00C8D">
            <w:rPr>
              <w:rFonts w:ascii="Times New Roman" w:hAnsi="Times New Roman" w:cs="Times New Roman"/>
              <w:color w:val="auto"/>
            </w:rPr>
            <w:t>Innholdsfortegnelse</w:t>
          </w:r>
        </w:p>
        <w:p w14:paraId="44247773" w14:textId="1711D628" w:rsidR="00BB05B8" w:rsidRDefault="00287AB8" w:rsidP="0007788F">
          <w:pPr>
            <w:pStyle w:val="INNH1"/>
            <w:tabs>
              <w:tab w:val="right" w:leader="dot" w:pos="9016"/>
            </w:tabs>
            <w:spacing w:line="360" w:lineRule="auto"/>
            <w:rPr>
              <w:rFonts w:eastAsiaTheme="minorEastAsia"/>
              <w:b w:val="0"/>
              <w:bCs w:val="0"/>
              <w:caps w:val="0"/>
              <w:noProof/>
              <w:sz w:val="24"/>
              <w:szCs w:val="24"/>
              <w:lang w:eastAsia="nb-NO"/>
            </w:rPr>
          </w:pPr>
          <w:r w:rsidRPr="00F00C8D">
            <w:rPr>
              <w:rFonts w:ascii="Times New Roman" w:hAnsi="Times New Roman" w:cs="Times New Roman"/>
              <w:b w:val="0"/>
              <w:bCs w:val="0"/>
            </w:rPr>
            <w:fldChar w:fldCharType="begin"/>
          </w:r>
          <w:r w:rsidRPr="00F00C8D">
            <w:rPr>
              <w:rFonts w:ascii="Times New Roman" w:hAnsi="Times New Roman" w:cs="Times New Roman"/>
            </w:rPr>
            <w:instrText>TOC \o "1-3" \h \z \u</w:instrText>
          </w:r>
          <w:r w:rsidRPr="00F00C8D">
            <w:rPr>
              <w:rFonts w:ascii="Times New Roman" w:hAnsi="Times New Roman" w:cs="Times New Roman"/>
              <w:b w:val="0"/>
              <w:bCs w:val="0"/>
            </w:rPr>
            <w:fldChar w:fldCharType="separate"/>
          </w:r>
          <w:hyperlink w:anchor="_Toc183172681" w:history="1">
            <w:r w:rsidR="00BB05B8" w:rsidRPr="005151E8">
              <w:rPr>
                <w:rStyle w:val="Hyperkobling"/>
                <w:rFonts w:ascii="Times New Roman" w:hAnsi="Times New Roman" w:cs="Times New Roman"/>
                <w:noProof/>
              </w:rPr>
              <w:t>Introduksjon</w:t>
            </w:r>
            <w:r w:rsidR="00BB05B8">
              <w:rPr>
                <w:noProof/>
                <w:webHidden/>
              </w:rPr>
              <w:tab/>
            </w:r>
            <w:r w:rsidR="00BB05B8">
              <w:rPr>
                <w:noProof/>
                <w:webHidden/>
              </w:rPr>
              <w:fldChar w:fldCharType="begin"/>
            </w:r>
            <w:r w:rsidR="00BB05B8">
              <w:rPr>
                <w:noProof/>
                <w:webHidden/>
              </w:rPr>
              <w:instrText xml:space="preserve"> PAGEREF _Toc183172681 \h </w:instrText>
            </w:r>
            <w:r w:rsidR="00BB05B8">
              <w:rPr>
                <w:noProof/>
                <w:webHidden/>
              </w:rPr>
            </w:r>
            <w:r w:rsidR="00BB05B8">
              <w:rPr>
                <w:noProof/>
                <w:webHidden/>
              </w:rPr>
              <w:fldChar w:fldCharType="separate"/>
            </w:r>
            <w:r w:rsidR="00EC0B93">
              <w:rPr>
                <w:noProof/>
                <w:webHidden/>
              </w:rPr>
              <w:t>4</w:t>
            </w:r>
            <w:r w:rsidR="00BB05B8">
              <w:rPr>
                <w:noProof/>
                <w:webHidden/>
              </w:rPr>
              <w:fldChar w:fldCharType="end"/>
            </w:r>
          </w:hyperlink>
        </w:p>
        <w:p w14:paraId="46074B72" w14:textId="632EC468"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682" w:history="1">
            <w:r w:rsidRPr="005151E8">
              <w:rPr>
                <w:rStyle w:val="Hyperkobling"/>
                <w:rFonts w:ascii="Times New Roman" w:hAnsi="Times New Roman" w:cs="Times New Roman"/>
                <w:noProof/>
              </w:rPr>
              <w:t>Problemstilling</w:t>
            </w:r>
            <w:r>
              <w:rPr>
                <w:noProof/>
                <w:webHidden/>
              </w:rPr>
              <w:tab/>
            </w:r>
            <w:r>
              <w:rPr>
                <w:noProof/>
                <w:webHidden/>
              </w:rPr>
              <w:fldChar w:fldCharType="begin"/>
            </w:r>
            <w:r>
              <w:rPr>
                <w:noProof/>
                <w:webHidden/>
              </w:rPr>
              <w:instrText xml:space="preserve"> PAGEREF _Toc183172682 \h </w:instrText>
            </w:r>
            <w:r>
              <w:rPr>
                <w:noProof/>
                <w:webHidden/>
              </w:rPr>
            </w:r>
            <w:r>
              <w:rPr>
                <w:noProof/>
                <w:webHidden/>
              </w:rPr>
              <w:fldChar w:fldCharType="separate"/>
            </w:r>
            <w:r w:rsidR="00EC0B93">
              <w:rPr>
                <w:noProof/>
                <w:webHidden/>
              </w:rPr>
              <w:t>5</w:t>
            </w:r>
            <w:r>
              <w:rPr>
                <w:noProof/>
                <w:webHidden/>
              </w:rPr>
              <w:fldChar w:fldCharType="end"/>
            </w:r>
          </w:hyperlink>
        </w:p>
        <w:p w14:paraId="20E637FF" w14:textId="53C2C9DE"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683" w:history="1">
            <w:r w:rsidRPr="005151E8">
              <w:rPr>
                <w:rStyle w:val="Hyperkobling"/>
                <w:rFonts w:ascii="Times New Roman" w:hAnsi="Times New Roman" w:cs="Times New Roman"/>
                <w:noProof/>
              </w:rPr>
              <w:t>Løsningsbeskrivelse</w:t>
            </w:r>
            <w:r>
              <w:rPr>
                <w:noProof/>
                <w:webHidden/>
              </w:rPr>
              <w:tab/>
            </w:r>
            <w:r>
              <w:rPr>
                <w:noProof/>
                <w:webHidden/>
              </w:rPr>
              <w:fldChar w:fldCharType="begin"/>
            </w:r>
            <w:r>
              <w:rPr>
                <w:noProof/>
                <w:webHidden/>
              </w:rPr>
              <w:instrText xml:space="preserve"> PAGEREF _Toc183172683 \h </w:instrText>
            </w:r>
            <w:r>
              <w:rPr>
                <w:noProof/>
                <w:webHidden/>
              </w:rPr>
            </w:r>
            <w:r>
              <w:rPr>
                <w:noProof/>
                <w:webHidden/>
              </w:rPr>
              <w:fldChar w:fldCharType="separate"/>
            </w:r>
            <w:r w:rsidR="00EC0B93">
              <w:rPr>
                <w:noProof/>
                <w:webHidden/>
              </w:rPr>
              <w:t>6</w:t>
            </w:r>
            <w:r>
              <w:rPr>
                <w:noProof/>
                <w:webHidden/>
              </w:rPr>
              <w:fldChar w:fldCharType="end"/>
            </w:r>
          </w:hyperlink>
        </w:p>
        <w:p w14:paraId="3AFEF479" w14:textId="5C9524FC"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84" w:history="1">
            <w:r w:rsidRPr="005151E8">
              <w:rPr>
                <w:rStyle w:val="Hyperkobling"/>
                <w:rFonts w:ascii="Times New Roman" w:hAnsi="Times New Roman" w:cs="Times New Roman"/>
                <w:b/>
                <w:bCs/>
                <w:noProof/>
              </w:rPr>
              <w:t>Kjernefunksjonalitet:</w:t>
            </w:r>
            <w:r>
              <w:rPr>
                <w:noProof/>
                <w:webHidden/>
              </w:rPr>
              <w:tab/>
            </w:r>
            <w:r>
              <w:rPr>
                <w:noProof/>
                <w:webHidden/>
              </w:rPr>
              <w:fldChar w:fldCharType="begin"/>
            </w:r>
            <w:r>
              <w:rPr>
                <w:noProof/>
                <w:webHidden/>
              </w:rPr>
              <w:instrText xml:space="preserve"> PAGEREF _Toc183172684 \h </w:instrText>
            </w:r>
            <w:r>
              <w:rPr>
                <w:noProof/>
                <w:webHidden/>
              </w:rPr>
            </w:r>
            <w:r>
              <w:rPr>
                <w:noProof/>
                <w:webHidden/>
              </w:rPr>
              <w:fldChar w:fldCharType="separate"/>
            </w:r>
            <w:r w:rsidR="00EC0B93">
              <w:rPr>
                <w:noProof/>
                <w:webHidden/>
              </w:rPr>
              <w:t>6</w:t>
            </w:r>
            <w:r>
              <w:rPr>
                <w:noProof/>
                <w:webHidden/>
              </w:rPr>
              <w:fldChar w:fldCharType="end"/>
            </w:r>
          </w:hyperlink>
        </w:p>
        <w:p w14:paraId="61F5A0B2" w14:textId="2CBE437F"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85" w:history="1">
            <w:r w:rsidRPr="005151E8">
              <w:rPr>
                <w:rStyle w:val="Hyperkobling"/>
                <w:rFonts w:ascii="Times New Roman" w:hAnsi="Times New Roman" w:cs="Times New Roman"/>
                <w:b/>
                <w:bCs/>
                <w:noProof/>
              </w:rPr>
              <w:t>Åpen og fleksibel plattform</w:t>
            </w:r>
            <w:r>
              <w:rPr>
                <w:noProof/>
                <w:webHidden/>
              </w:rPr>
              <w:tab/>
            </w:r>
            <w:r>
              <w:rPr>
                <w:noProof/>
                <w:webHidden/>
              </w:rPr>
              <w:fldChar w:fldCharType="begin"/>
            </w:r>
            <w:r>
              <w:rPr>
                <w:noProof/>
                <w:webHidden/>
              </w:rPr>
              <w:instrText xml:space="preserve"> PAGEREF _Toc183172685 \h </w:instrText>
            </w:r>
            <w:r>
              <w:rPr>
                <w:noProof/>
                <w:webHidden/>
              </w:rPr>
            </w:r>
            <w:r>
              <w:rPr>
                <w:noProof/>
                <w:webHidden/>
              </w:rPr>
              <w:fldChar w:fldCharType="separate"/>
            </w:r>
            <w:r w:rsidR="00EC0B93">
              <w:rPr>
                <w:noProof/>
                <w:webHidden/>
              </w:rPr>
              <w:t>6</w:t>
            </w:r>
            <w:r>
              <w:rPr>
                <w:noProof/>
                <w:webHidden/>
              </w:rPr>
              <w:fldChar w:fldCharType="end"/>
            </w:r>
          </w:hyperlink>
        </w:p>
        <w:p w14:paraId="2722A53B" w14:textId="423E1796"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86" w:history="1">
            <w:r w:rsidRPr="005151E8">
              <w:rPr>
                <w:rStyle w:val="Hyperkobling"/>
                <w:rFonts w:ascii="Times New Roman" w:hAnsi="Times New Roman" w:cs="Times New Roman"/>
                <w:b/>
                <w:bCs/>
                <w:noProof/>
              </w:rPr>
              <w:t>Data og tilgang</w:t>
            </w:r>
            <w:r>
              <w:rPr>
                <w:noProof/>
                <w:webHidden/>
              </w:rPr>
              <w:tab/>
            </w:r>
            <w:r>
              <w:rPr>
                <w:noProof/>
                <w:webHidden/>
              </w:rPr>
              <w:fldChar w:fldCharType="begin"/>
            </w:r>
            <w:r>
              <w:rPr>
                <w:noProof/>
                <w:webHidden/>
              </w:rPr>
              <w:instrText xml:space="preserve"> PAGEREF _Toc183172686 \h </w:instrText>
            </w:r>
            <w:r>
              <w:rPr>
                <w:noProof/>
                <w:webHidden/>
              </w:rPr>
            </w:r>
            <w:r>
              <w:rPr>
                <w:noProof/>
                <w:webHidden/>
              </w:rPr>
              <w:fldChar w:fldCharType="separate"/>
            </w:r>
            <w:r w:rsidR="00EC0B93">
              <w:rPr>
                <w:noProof/>
                <w:webHidden/>
              </w:rPr>
              <w:t>6</w:t>
            </w:r>
            <w:r>
              <w:rPr>
                <w:noProof/>
                <w:webHidden/>
              </w:rPr>
              <w:fldChar w:fldCharType="end"/>
            </w:r>
          </w:hyperlink>
        </w:p>
        <w:p w14:paraId="772996BB" w14:textId="36B2321B"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87" w:history="1">
            <w:r w:rsidRPr="005151E8">
              <w:rPr>
                <w:rStyle w:val="Hyperkobling"/>
                <w:rFonts w:ascii="Times New Roman" w:hAnsi="Times New Roman" w:cs="Times New Roman"/>
                <w:b/>
                <w:bCs/>
                <w:noProof/>
              </w:rPr>
              <w:t>Ekspanderbarhet og antakelser</w:t>
            </w:r>
            <w:r>
              <w:rPr>
                <w:noProof/>
                <w:webHidden/>
              </w:rPr>
              <w:tab/>
            </w:r>
            <w:r>
              <w:rPr>
                <w:noProof/>
                <w:webHidden/>
              </w:rPr>
              <w:fldChar w:fldCharType="begin"/>
            </w:r>
            <w:r>
              <w:rPr>
                <w:noProof/>
                <w:webHidden/>
              </w:rPr>
              <w:instrText xml:space="preserve"> PAGEREF _Toc183172687 \h </w:instrText>
            </w:r>
            <w:r>
              <w:rPr>
                <w:noProof/>
                <w:webHidden/>
              </w:rPr>
            </w:r>
            <w:r>
              <w:rPr>
                <w:noProof/>
                <w:webHidden/>
              </w:rPr>
              <w:fldChar w:fldCharType="separate"/>
            </w:r>
            <w:r w:rsidR="00EC0B93">
              <w:rPr>
                <w:noProof/>
                <w:webHidden/>
              </w:rPr>
              <w:t>6</w:t>
            </w:r>
            <w:r>
              <w:rPr>
                <w:noProof/>
                <w:webHidden/>
              </w:rPr>
              <w:fldChar w:fldCharType="end"/>
            </w:r>
          </w:hyperlink>
        </w:p>
        <w:p w14:paraId="11887D05" w14:textId="3F98F64E"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88" w:history="1">
            <w:r w:rsidRPr="005151E8">
              <w:rPr>
                <w:rStyle w:val="Hyperkobling"/>
                <w:rFonts w:ascii="Times New Roman" w:hAnsi="Times New Roman" w:cs="Times New Roman"/>
                <w:b/>
                <w:bCs/>
                <w:noProof/>
              </w:rPr>
              <w:t>Begrensninger</w:t>
            </w:r>
            <w:r>
              <w:rPr>
                <w:noProof/>
                <w:webHidden/>
              </w:rPr>
              <w:tab/>
            </w:r>
            <w:r>
              <w:rPr>
                <w:noProof/>
                <w:webHidden/>
              </w:rPr>
              <w:fldChar w:fldCharType="begin"/>
            </w:r>
            <w:r>
              <w:rPr>
                <w:noProof/>
                <w:webHidden/>
              </w:rPr>
              <w:instrText xml:space="preserve"> PAGEREF _Toc183172688 \h </w:instrText>
            </w:r>
            <w:r>
              <w:rPr>
                <w:noProof/>
                <w:webHidden/>
              </w:rPr>
            </w:r>
            <w:r>
              <w:rPr>
                <w:noProof/>
                <w:webHidden/>
              </w:rPr>
              <w:fldChar w:fldCharType="separate"/>
            </w:r>
            <w:r w:rsidR="00EC0B93">
              <w:rPr>
                <w:noProof/>
                <w:webHidden/>
              </w:rPr>
              <w:t>7</w:t>
            </w:r>
            <w:r>
              <w:rPr>
                <w:noProof/>
                <w:webHidden/>
              </w:rPr>
              <w:fldChar w:fldCharType="end"/>
            </w:r>
          </w:hyperlink>
        </w:p>
        <w:p w14:paraId="3C30F0AC" w14:textId="00643EAD"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689" w:history="1">
            <w:r w:rsidRPr="005151E8">
              <w:rPr>
                <w:rStyle w:val="Hyperkobling"/>
                <w:rFonts w:ascii="Times New Roman" w:hAnsi="Times New Roman" w:cs="Times New Roman"/>
                <w:noProof/>
              </w:rPr>
              <w:t>Funksjonelle krav</w:t>
            </w:r>
            <w:r>
              <w:rPr>
                <w:noProof/>
                <w:webHidden/>
              </w:rPr>
              <w:tab/>
            </w:r>
            <w:r>
              <w:rPr>
                <w:noProof/>
                <w:webHidden/>
              </w:rPr>
              <w:fldChar w:fldCharType="begin"/>
            </w:r>
            <w:r>
              <w:rPr>
                <w:noProof/>
                <w:webHidden/>
              </w:rPr>
              <w:instrText xml:space="preserve"> PAGEREF _Toc183172689 \h </w:instrText>
            </w:r>
            <w:r>
              <w:rPr>
                <w:noProof/>
                <w:webHidden/>
              </w:rPr>
            </w:r>
            <w:r>
              <w:rPr>
                <w:noProof/>
                <w:webHidden/>
              </w:rPr>
              <w:fldChar w:fldCharType="separate"/>
            </w:r>
            <w:r w:rsidR="00EC0B93">
              <w:rPr>
                <w:noProof/>
                <w:webHidden/>
              </w:rPr>
              <w:t>9</w:t>
            </w:r>
            <w:r>
              <w:rPr>
                <w:noProof/>
                <w:webHidden/>
              </w:rPr>
              <w:fldChar w:fldCharType="end"/>
            </w:r>
          </w:hyperlink>
        </w:p>
        <w:p w14:paraId="3C8DD7BE" w14:textId="45FA5439"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0" w:history="1">
            <w:r w:rsidRPr="005151E8">
              <w:rPr>
                <w:rStyle w:val="Hyperkobling"/>
                <w:rFonts w:ascii="Times New Roman" w:eastAsia="Times New Roman" w:hAnsi="Times New Roman" w:cs="Times New Roman"/>
                <w:noProof/>
              </w:rPr>
              <w:t>Identifisering av nødvendige funksjoner</w:t>
            </w:r>
            <w:r>
              <w:rPr>
                <w:noProof/>
                <w:webHidden/>
              </w:rPr>
              <w:tab/>
            </w:r>
            <w:r>
              <w:rPr>
                <w:noProof/>
                <w:webHidden/>
              </w:rPr>
              <w:fldChar w:fldCharType="begin"/>
            </w:r>
            <w:r>
              <w:rPr>
                <w:noProof/>
                <w:webHidden/>
              </w:rPr>
              <w:instrText xml:space="preserve"> PAGEREF _Toc183172690 \h </w:instrText>
            </w:r>
            <w:r>
              <w:rPr>
                <w:noProof/>
                <w:webHidden/>
              </w:rPr>
            </w:r>
            <w:r>
              <w:rPr>
                <w:noProof/>
                <w:webHidden/>
              </w:rPr>
              <w:fldChar w:fldCharType="separate"/>
            </w:r>
            <w:r w:rsidR="00EC0B93">
              <w:rPr>
                <w:noProof/>
                <w:webHidden/>
              </w:rPr>
              <w:t>9</w:t>
            </w:r>
            <w:r>
              <w:rPr>
                <w:noProof/>
                <w:webHidden/>
              </w:rPr>
              <w:fldChar w:fldCharType="end"/>
            </w:r>
          </w:hyperlink>
        </w:p>
        <w:p w14:paraId="289A6506" w14:textId="0C661380"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1" w:history="1">
            <w:r w:rsidRPr="005151E8">
              <w:rPr>
                <w:rStyle w:val="Hyperkobling"/>
                <w:rFonts w:ascii="Times New Roman" w:eastAsia="Times New Roman" w:hAnsi="Times New Roman" w:cs="Times New Roman"/>
                <w:noProof/>
              </w:rPr>
              <w:t>Funksjoner relatert til brukeren</w:t>
            </w:r>
            <w:r>
              <w:rPr>
                <w:noProof/>
                <w:webHidden/>
              </w:rPr>
              <w:tab/>
            </w:r>
            <w:r>
              <w:rPr>
                <w:noProof/>
                <w:webHidden/>
              </w:rPr>
              <w:fldChar w:fldCharType="begin"/>
            </w:r>
            <w:r>
              <w:rPr>
                <w:noProof/>
                <w:webHidden/>
              </w:rPr>
              <w:instrText xml:space="preserve"> PAGEREF _Toc183172691 \h </w:instrText>
            </w:r>
            <w:r>
              <w:rPr>
                <w:noProof/>
                <w:webHidden/>
              </w:rPr>
            </w:r>
            <w:r>
              <w:rPr>
                <w:noProof/>
                <w:webHidden/>
              </w:rPr>
              <w:fldChar w:fldCharType="separate"/>
            </w:r>
            <w:r w:rsidR="00EC0B93">
              <w:rPr>
                <w:noProof/>
                <w:webHidden/>
              </w:rPr>
              <w:t>10</w:t>
            </w:r>
            <w:r>
              <w:rPr>
                <w:noProof/>
                <w:webHidden/>
              </w:rPr>
              <w:fldChar w:fldCharType="end"/>
            </w:r>
          </w:hyperlink>
        </w:p>
        <w:p w14:paraId="46225838" w14:textId="7716A7F4"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2" w:history="1">
            <w:r w:rsidRPr="005151E8">
              <w:rPr>
                <w:rStyle w:val="Hyperkobling"/>
                <w:rFonts w:ascii="Times New Roman" w:eastAsia="Times New Roman" w:hAnsi="Times New Roman" w:cs="Times New Roman"/>
                <w:noProof/>
              </w:rPr>
              <w:t>Gruppekrav basert på funksjonelle områder</w:t>
            </w:r>
            <w:r>
              <w:rPr>
                <w:noProof/>
                <w:webHidden/>
              </w:rPr>
              <w:tab/>
            </w:r>
            <w:r>
              <w:rPr>
                <w:noProof/>
                <w:webHidden/>
              </w:rPr>
              <w:fldChar w:fldCharType="begin"/>
            </w:r>
            <w:r>
              <w:rPr>
                <w:noProof/>
                <w:webHidden/>
              </w:rPr>
              <w:instrText xml:space="preserve"> PAGEREF _Toc183172692 \h </w:instrText>
            </w:r>
            <w:r>
              <w:rPr>
                <w:noProof/>
                <w:webHidden/>
              </w:rPr>
            </w:r>
            <w:r>
              <w:rPr>
                <w:noProof/>
                <w:webHidden/>
              </w:rPr>
              <w:fldChar w:fldCharType="separate"/>
            </w:r>
            <w:r w:rsidR="00EC0B93">
              <w:rPr>
                <w:noProof/>
                <w:webHidden/>
              </w:rPr>
              <w:t>12</w:t>
            </w:r>
            <w:r>
              <w:rPr>
                <w:noProof/>
                <w:webHidden/>
              </w:rPr>
              <w:fldChar w:fldCharType="end"/>
            </w:r>
          </w:hyperlink>
        </w:p>
        <w:p w14:paraId="2E9F294C" w14:textId="2A0D25F1"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3" w:history="1">
            <w:r w:rsidRPr="005151E8">
              <w:rPr>
                <w:rStyle w:val="Hyperkobling"/>
                <w:rFonts w:ascii="Times New Roman" w:eastAsia="Times New Roman" w:hAnsi="Times New Roman" w:cs="Times New Roman"/>
                <w:noProof/>
              </w:rPr>
              <w:t>Forklaring av krav som dekkes i prototypen</w:t>
            </w:r>
            <w:r>
              <w:rPr>
                <w:noProof/>
                <w:webHidden/>
              </w:rPr>
              <w:tab/>
            </w:r>
            <w:r>
              <w:rPr>
                <w:noProof/>
                <w:webHidden/>
              </w:rPr>
              <w:fldChar w:fldCharType="begin"/>
            </w:r>
            <w:r>
              <w:rPr>
                <w:noProof/>
                <w:webHidden/>
              </w:rPr>
              <w:instrText xml:space="preserve"> PAGEREF _Toc183172693 \h </w:instrText>
            </w:r>
            <w:r>
              <w:rPr>
                <w:noProof/>
                <w:webHidden/>
              </w:rPr>
            </w:r>
            <w:r>
              <w:rPr>
                <w:noProof/>
                <w:webHidden/>
              </w:rPr>
              <w:fldChar w:fldCharType="separate"/>
            </w:r>
            <w:r w:rsidR="00EC0B93">
              <w:rPr>
                <w:noProof/>
                <w:webHidden/>
              </w:rPr>
              <w:t>12</w:t>
            </w:r>
            <w:r>
              <w:rPr>
                <w:noProof/>
                <w:webHidden/>
              </w:rPr>
              <w:fldChar w:fldCharType="end"/>
            </w:r>
          </w:hyperlink>
        </w:p>
        <w:p w14:paraId="2B0010FE" w14:textId="12CB462B"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694" w:history="1">
            <w:r w:rsidRPr="005151E8">
              <w:rPr>
                <w:rStyle w:val="Hyperkobling"/>
                <w:rFonts w:ascii="Times New Roman" w:hAnsi="Times New Roman" w:cs="Times New Roman"/>
                <w:noProof/>
              </w:rPr>
              <w:t>Ikke-funksjonelle krav:</w:t>
            </w:r>
            <w:r>
              <w:rPr>
                <w:noProof/>
                <w:webHidden/>
              </w:rPr>
              <w:tab/>
            </w:r>
            <w:r>
              <w:rPr>
                <w:noProof/>
                <w:webHidden/>
              </w:rPr>
              <w:fldChar w:fldCharType="begin"/>
            </w:r>
            <w:r>
              <w:rPr>
                <w:noProof/>
                <w:webHidden/>
              </w:rPr>
              <w:instrText xml:space="preserve"> PAGEREF _Toc183172694 \h </w:instrText>
            </w:r>
            <w:r>
              <w:rPr>
                <w:noProof/>
                <w:webHidden/>
              </w:rPr>
            </w:r>
            <w:r>
              <w:rPr>
                <w:noProof/>
                <w:webHidden/>
              </w:rPr>
              <w:fldChar w:fldCharType="separate"/>
            </w:r>
            <w:r w:rsidR="00EC0B93">
              <w:rPr>
                <w:noProof/>
                <w:webHidden/>
              </w:rPr>
              <w:t>13</w:t>
            </w:r>
            <w:r>
              <w:rPr>
                <w:noProof/>
                <w:webHidden/>
              </w:rPr>
              <w:fldChar w:fldCharType="end"/>
            </w:r>
          </w:hyperlink>
        </w:p>
        <w:p w14:paraId="3C98A595" w14:textId="592F3C35"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5" w:history="1">
            <w:r w:rsidRPr="005151E8">
              <w:rPr>
                <w:rStyle w:val="Hyperkobling"/>
                <w:rFonts w:ascii="Times New Roman" w:hAnsi="Times New Roman" w:cs="Times New Roman"/>
                <w:noProof/>
              </w:rPr>
              <w:t>Ytelse</w:t>
            </w:r>
            <w:r>
              <w:rPr>
                <w:noProof/>
                <w:webHidden/>
              </w:rPr>
              <w:tab/>
            </w:r>
            <w:r>
              <w:rPr>
                <w:noProof/>
                <w:webHidden/>
              </w:rPr>
              <w:fldChar w:fldCharType="begin"/>
            </w:r>
            <w:r>
              <w:rPr>
                <w:noProof/>
                <w:webHidden/>
              </w:rPr>
              <w:instrText xml:space="preserve"> PAGEREF _Toc183172695 \h </w:instrText>
            </w:r>
            <w:r>
              <w:rPr>
                <w:noProof/>
                <w:webHidden/>
              </w:rPr>
            </w:r>
            <w:r>
              <w:rPr>
                <w:noProof/>
                <w:webHidden/>
              </w:rPr>
              <w:fldChar w:fldCharType="separate"/>
            </w:r>
            <w:r w:rsidR="00EC0B93">
              <w:rPr>
                <w:noProof/>
                <w:webHidden/>
              </w:rPr>
              <w:t>13</w:t>
            </w:r>
            <w:r>
              <w:rPr>
                <w:noProof/>
                <w:webHidden/>
              </w:rPr>
              <w:fldChar w:fldCharType="end"/>
            </w:r>
          </w:hyperlink>
        </w:p>
        <w:p w14:paraId="47151FA4" w14:textId="31C05E47"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6" w:history="1">
            <w:r w:rsidRPr="005151E8">
              <w:rPr>
                <w:rStyle w:val="Hyperkobling"/>
                <w:rFonts w:ascii="Times New Roman" w:hAnsi="Times New Roman" w:cs="Times New Roman"/>
                <w:noProof/>
              </w:rPr>
              <w:t>Sikkerhet</w:t>
            </w:r>
            <w:r>
              <w:rPr>
                <w:noProof/>
                <w:webHidden/>
              </w:rPr>
              <w:tab/>
            </w:r>
            <w:r>
              <w:rPr>
                <w:noProof/>
                <w:webHidden/>
              </w:rPr>
              <w:fldChar w:fldCharType="begin"/>
            </w:r>
            <w:r>
              <w:rPr>
                <w:noProof/>
                <w:webHidden/>
              </w:rPr>
              <w:instrText xml:space="preserve"> PAGEREF _Toc183172696 \h </w:instrText>
            </w:r>
            <w:r>
              <w:rPr>
                <w:noProof/>
                <w:webHidden/>
              </w:rPr>
            </w:r>
            <w:r>
              <w:rPr>
                <w:noProof/>
                <w:webHidden/>
              </w:rPr>
              <w:fldChar w:fldCharType="separate"/>
            </w:r>
            <w:r w:rsidR="00EC0B93">
              <w:rPr>
                <w:noProof/>
                <w:webHidden/>
              </w:rPr>
              <w:t>14</w:t>
            </w:r>
            <w:r>
              <w:rPr>
                <w:noProof/>
                <w:webHidden/>
              </w:rPr>
              <w:fldChar w:fldCharType="end"/>
            </w:r>
          </w:hyperlink>
        </w:p>
        <w:p w14:paraId="106BC09B" w14:textId="27212A39"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7" w:history="1">
            <w:r w:rsidRPr="005151E8">
              <w:rPr>
                <w:rStyle w:val="Hyperkobling"/>
                <w:rFonts w:ascii="Times New Roman" w:hAnsi="Times New Roman" w:cs="Times New Roman"/>
                <w:noProof/>
              </w:rPr>
              <w:t>Tilgjengelighet</w:t>
            </w:r>
            <w:r>
              <w:rPr>
                <w:noProof/>
                <w:webHidden/>
              </w:rPr>
              <w:tab/>
            </w:r>
            <w:r>
              <w:rPr>
                <w:noProof/>
                <w:webHidden/>
              </w:rPr>
              <w:fldChar w:fldCharType="begin"/>
            </w:r>
            <w:r>
              <w:rPr>
                <w:noProof/>
                <w:webHidden/>
              </w:rPr>
              <w:instrText xml:space="preserve"> PAGEREF _Toc183172697 \h </w:instrText>
            </w:r>
            <w:r>
              <w:rPr>
                <w:noProof/>
                <w:webHidden/>
              </w:rPr>
            </w:r>
            <w:r>
              <w:rPr>
                <w:noProof/>
                <w:webHidden/>
              </w:rPr>
              <w:fldChar w:fldCharType="separate"/>
            </w:r>
            <w:r w:rsidR="00EC0B93">
              <w:rPr>
                <w:noProof/>
                <w:webHidden/>
              </w:rPr>
              <w:t>14</w:t>
            </w:r>
            <w:r>
              <w:rPr>
                <w:noProof/>
                <w:webHidden/>
              </w:rPr>
              <w:fldChar w:fldCharType="end"/>
            </w:r>
          </w:hyperlink>
        </w:p>
        <w:p w14:paraId="10C8AE9D" w14:textId="2766D614"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8" w:history="1">
            <w:r w:rsidRPr="005151E8">
              <w:rPr>
                <w:rStyle w:val="Hyperkobling"/>
                <w:rFonts w:ascii="Times New Roman" w:hAnsi="Times New Roman" w:cs="Times New Roman"/>
                <w:noProof/>
              </w:rPr>
              <w:t>Brukervennlighet</w:t>
            </w:r>
            <w:r>
              <w:rPr>
                <w:noProof/>
                <w:webHidden/>
              </w:rPr>
              <w:tab/>
            </w:r>
            <w:r>
              <w:rPr>
                <w:noProof/>
                <w:webHidden/>
              </w:rPr>
              <w:fldChar w:fldCharType="begin"/>
            </w:r>
            <w:r>
              <w:rPr>
                <w:noProof/>
                <w:webHidden/>
              </w:rPr>
              <w:instrText xml:space="preserve"> PAGEREF _Toc183172698 \h </w:instrText>
            </w:r>
            <w:r>
              <w:rPr>
                <w:noProof/>
                <w:webHidden/>
              </w:rPr>
            </w:r>
            <w:r>
              <w:rPr>
                <w:noProof/>
                <w:webHidden/>
              </w:rPr>
              <w:fldChar w:fldCharType="separate"/>
            </w:r>
            <w:r w:rsidR="00EC0B93">
              <w:rPr>
                <w:noProof/>
                <w:webHidden/>
              </w:rPr>
              <w:t>14</w:t>
            </w:r>
            <w:r>
              <w:rPr>
                <w:noProof/>
                <w:webHidden/>
              </w:rPr>
              <w:fldChar w:fldCharType="end"/>
            </w:r>
          </w:hyperlink>
        </w:p>
        <w:p w14:paraId="7DDF6844" w14:textId="4F042125"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699" w:history="1">
            <w:r w:rsidRPr="005151E8">
              <w:rPr>
                <w:rStyle w:val="Hyperkobling"/>
                <w:rFonts w:ascii="Times New Roman" w:hAnsi="Times New Roman" w:cs="Times New Roman"/>
                <w:noProof/>
              </w:rPr>
              <w:t>Skalerbarhet</w:t>
            </w:r>
            <w:r>
              <w:rPr>
                <w:noProof/>
                <w:webHidden/>
              </w:rPr>
              <w:tab/>
            </w:r>
            <w:r>
              <w:rPr>
                <w:noProof/>
                <w:webHidden/>
              </w:rPr>
              <w:fldChar w:fldCharType="begin"/>
            </w:r>
            <w:r>
              <w:rPr>
                <w:noProof/>
                <w:webHidden/>
              </w:rPr>
              <w:instrText xml:space="preserve"> PAGEREF _Toc183172699 \h </w:instrText>
            </w:r>
            <w:r>
              <w:rPr>
                <w:noProof/>
                <w:webHidden/>
              </w:rPr>
            </w:r>
            <w:r>
              <w:rPr>
                <w:noProof/>
                <w:webHidden/>
              </w:rPr>
              <w:fldChar w:fldCharType="separate"/>
            </w:r>
            <w:r w:rsidR="00EC0B93">
              <w:rPr>
                <w:noProof/>
                <w:webHidden/>
              </w:rPr>
              <w:t>14</w:t>
            </w:r>
            <w:r>
              <w:rPr>
                <w:noProof/>
                <w:webHidden/>
              </w:rPr>
              <w:fldChar w:fldCharType="end"/>
            </w:r>
          </w:hyperlink>
        </w:p>
        <w:p w14:paraId="7EAFF17C" w14:textId="6270498A"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0" w:history="1">
            <w:r w:rsidRPr="005151E8">
              <w:rPr>
                <w:rStyle w:val="Hyperkobling"/>
                <w:rFonts w:ascii="Times New Roman" w:hAnsi="Times New Roman" w:cs="Times New Roman"/>
                <w:noProof/>
              </w:rPr>
              <w:t>Eksterne avhengigheter</w:t>
            </w:r>
            <w:r>
              <w:rPr>
                <w:noProof/>
                <w:webHidden/>
              </w:rPr>
              <w:tab/>
            </w:r>
            <w:r>
              <w:rPr>
                <w:noProof/>
                <w:webHidden/>
              </w:rPr>
              <w:fldChar w:fldCharType="begin"/>
            </w:r>
            <w:r>
              <w:rPr>
                <w:noProof/>
                <w:webHidden/>
              </w:rPr>
              <w:instrText xml:space="preserve"> PAGEREF _Toc183172700 \h </w:instrText>
            </w:r>
            <w:r>
              <w:rPr>
                <w:noProof/>
                <w:webHidden/>
              </w:rPr>
            </w:r>
            <w:r>
              <w:rPr>
                <w:noProof/>
                <w:webHidden/>
              </w:rPr>
              <w:fldChar w:fldCharType="separate"/>
            </w:r>
            <w:r w:rsidR="00EC0B93">
              <w:rPr>
                <w:noProof/>
                <w:webHidden/>
              </w:rPr>
              <w:t>15</w:t>
            </w:r>
            <w:r>
              <w:rPr>
                <w:noProof/>
                <w:webHidden/>
              </w:rPr>
              <w:fldChar w:fldCharType="end"/>
            </w:r>
          </w:hyperlink>
        </w:p>
        <w:p w14:paraId="3ED01AC2" w14:textId="1BFC0A24"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1" w:history="1">
            <w:r w:rsidRPr="005151E8">
              <w:rPr>
                <w:rStyle w:val="Hyperkobling"/>
                <w:rFonts w:ascii="Times New Roman" w:hAnsi="Times New Roman" w:cs="Times New Roman"/>
                <w:noProof/>
              </w:rPr>
              <w:t>Testing</w:t>
            </w:r>
            <w:r>
              <w:rPr>
                <w:noProof/>
                <w:webHidden/>
              </w:rPr>
              <w:tab/>
            </w:r>
            <w:r>
              <w:rPr>
                <w:noProof/>
                <w:webHidden/>
              </w:rPr>
              <w:fldChar w:fldCharType="begin"/>
            </w:r>
            <w:r>
              <w:rPr>
                <w:noProof/>
                <w:webHidden/>
              </w:rPr>
              <w:instrText xml:space="preserve"> PAGEREF _Toc183172701 \h </w:instrText>
            </w:r>
            <w:r>
              <w:rPr>
                <w:noProof/>
                <w:webHidden/>
              </w:rPr>
            </w:r>
            <w:r>
              <w:rPr>
                <w:noProof/>
                <w:webHidden/>
              </w:rPr>
              <w:fldChar w:fldCharType="separate"/>
            </w:r>
            <w:r w:rsidR="00EC0B93">
              <w:rPr>
                <w:noProof/>
                <w:webHidden/>
              </w:rPr>
              <w:t>15</w:t>
            </w:r>
            <w:r>
              <w:rPr>
                <w:noProof/>
                <w:webHidden/>
              </w:rPr>
              <w:fldChar w:fldCharType="end"/>
            </w:r>
          </w:hyperlink>
        </w:p>
        <w:p w14:paraId="509F4FEE" w14:textId="272AF5FA"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2" w:history="1">
            <w:r w:rsidRPr="005151E8">
              <w:rPr>
                <w:rStyle w:val="Hyperkobling"/>
                <w:rFonts w:ascii="Times New Roman" w:hAnsi="Times New Roman" w:cs="Times New Roman"/>
                <w:noProof/>
              </w:rPr>
              <w:t>Oppsummering</w:t>
            </w:r>
            <w:r>
              <w:rPr>
                <w:noProof/>
                <w:webHidden/>
              </w:rPr>
              <w:tab/>
            </w:r>
            <w:r>
              <w:rPr>
                <w:noProof/>
                <w:webHidden/>
              </w:rPr>
              <w:fldChar w:fldCharType="begin"/>
            </w:r>
            <w:r>
              <w:rPr>
                <w:noProof/>
                <w:webHidden/>
              </w:rPr>
              <w:instrText xml:space="preserve"> PAGEREF _Toc183172702 \h </w:instrText>
            </w:r>
            <w:r>
              <w:rPr>
                <w:noProof/>
                <w:webHidden/>
              </w:rPr>
            </w:r>
            <w:r>
              <w:rPr>
                <w:noProof/>
                <w:webHidden/>
              </w:rPr>
              <w:fldChar w:fldCharType="separate"/>
            </w:r>
            <w:r w:rsidR="00EC0B93">
              <w:rPr>
                <w:noProof/>
                <w:webHidden/>
              </w:rPr>
              <w:t>15</w:t>
            </w:r>
            <w:r>
              <w:rPr>
                <w:noProof/>
                <w:webHidden/>
              </w:rPr>
              <w:fldChar w:fldCharType="end"/>
            </w:r>
          </w:hyperlink>
        </w:p>
        <w:p w14:paraId="0ACA33EF" w14:textId="355BE3EA"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03" w:history="1">
            <w:r w:rsidRPr="005151E8">
              <w:rPr>
                <w:rStyle w:val="Hyperkobling"/>
                <w:rFonts w:ascii="Times New Roman" w:hAnsi="Times New Roman" w:cs="Times New Roman"/>
                <w:noProof/>
              </w:rPr>
              <w:t>Brukere av systemet</w:t>
            </w:r>
            <w:r>
              <w:rPr>
                <w:noProof/>
                <w:webHidden/>
              </w:rPr>
              <w:tab/>
            </w:r>
            <w:r>
              <w:rPr>
                <w:noProof/>
                <w:webHidden/>
              </w:rPr>
              <w:fldChar w:fldCharType="begin"/>
            </w:r>
            <w:r>
              <w:rPr>
                <w:noProof/>
                <w:webHidden/>
              </w:rPr>
              <w:instrText xml:space="preserve"> PAGEREF _Toc183172703 \h </w:instrText>
            </w:r>
            <w:r>
              <w:rPr>
                <w:noProof/>
                <w:webHidden/>
              </w:rPr>
            </w:r>
            <w:r>
              <w:rPr>
                <w:noProof/>
                <w:webHidden/>
              </w:rPr>
              <w:fldChar w:fldCharType="separate"/>
            </w:r>
            <w:r w:rsidR="00EC0B93">
              <w:rPr>
                <w:noProof/>
                <w:webHidden/>
              </w:rPr>
              <w:t>15</w:t>
            </w:r>
            <w:r>
              <w:rPr>
                <w:noProof/>
                <w:webHidden/>
              </w:rPr>
              <w:fldChar w:fldCharType="end"/>
            </w:r>
          </w:hyperlink>
        </w:p>
        <w:p w14:paraId="0A36FC78" w14:textId="2FF99FEC"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4" w:history="1">
            <w:r w:rsidRPr="005151E8">
              <w:rPr>
                <w:rStyle w:val="Hyperkobling"/>
                <w:rFonts w:ascii="Times New Roman" w:hAnsi="Times New Roman" w:cs="Times New Roman"/>
                <w:noProof/>
              </w:rPr>
              <w:t>Julie Strøm</w:t>
            </w:r>
            <w:r>
              <w:rPr>
                <w:noProof/>
                <w:webHidden/>
              </w:rPr>
              <w:tab/>
            </w:r>
            <w:r>
              <w:rPr>
                <w:noProof/>
                <w:webHidden/>
              </w:rPr>
              <w:fldChar w:fldCharType="begin"/>
            </w:r>
            <w:r>
              <w:rPr>
                <w:noProof/>
                <w:webHidden/>
              </w:rPr>
              <w:instrText xml:space="preserve"> PAGEREF _Toc183172704 \h </w:instrText>
            </w:r>
            <w:r>
              <w:rPr>
                <w:noProof/>
                <w:webHidden/>
              </w:rPr>
            </w:r>
            <w:r>
              <w:rPr>
                <w:noProof/>
                <w:webHidden/>
              </w:rPr>
              <w:fldChar w:fldCharType="separate"/>
            </w:r>
            <w:r w:rsidR="00EC0B93">
              <w:rPr>
                <w:noProof/>
                <w:webHidden/>
              </w:rPr>
              <w:t>16</w:t>
            </w:r>
            <w:r>
              <w:rPr>
                <w:noProof/>
                <w:webHidden/>
              </w:rPr>
              <w:fldChar w:fldCharType="end"/>
            </w:r>
          </w:hyperlink>
        </w:p>
        <w:p w14:paraId="7A80343F" w14:textId="362C9960"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5" w:history="1">
            <w:r w:rsidRPr="005151E8">
              <w:rPr>
                <w:rStyle w:val="Hyperkobling"/>
                <w:rFonts w:ascii="Times New Roman" w:hAnsi="Times New Roman" w:cs="Times New Roman"/>
                <w:noProof/>
              </w:rPr>
              <w:t>Markus Johansen</w:t>
            </w:r>
            <w:r>
              <w:rPr>
                <w:noProof/>
                <w:webHidden/>
              </w:rPr>
              <w:tab/>
            </w:r>
            <w:r>
              <w:rPr>
                <w:noProof/>
                <w:webHidden/>
              </w:rPr>
              <w:fldChar w:fldCharType="begin"/>
            </w:r>
            <w:r>
              <w:rPr>
                <w:noProof/>
                <w:webHidden/>
              </w:rPr>
              <w:instrText xml:space="preserve"> PAGEREF _Toc183172705 \h </w:instrText>
            </w:r>
            <w:r>
              <w:rPr>
                <w:noProof/>
                <w:webHidden/>
              </w:rPr>
            </w:r>
            <w:r>
              <w:rPr>
                <w:noProof/>
                <w:webHidden/>
              </w:rPr>
              <w:fldChar w:fldCharType="separate"/>
            </w:r>
            <w:r w:rsidR="00EC0B93">
              <w:rPr>
                <w:noProof/>
                <w:webHidden/>
              </w:rPr>
              <w:t>18</w:t>
            </w:r>
            <w:r>
              <w:rPr>
                <w:noProof/>
                <w:webHidden/>
              </w:rPr>
              <w:fldChar w:fldCharType="end"/>
            </w:r>
          </w:hyperlink>
        </w:p>
        <w:p w14:paraId="23615EFB" w14:textId="18BDCFE2"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06" w:history="1">
            <w:r w:rsidRPr="005151E8">
              <w:rPr>
                <w:rStyle w:val="Hyperkobling"/>
                <w:rFonts w:ascii="Times New Roman" w:hAnsi="Times New Roman" w:cs="Times New Roman"/>
                <w:noProof/>
              </w:rPr>
              <w:t>Systemarkitektur</w:t>
            </w:r>
            <w:r>
              <w:rPr>
                <w:noProof/>
                <w:webHidden/>
              </w:rPr>
              <w:tab/>
            </w:r>
            <w:r>
              <w:rPr>
                <w:noProof/>
                <w:webHidden/>
              </w:rPr>
              <w:fldChar w:fldCharType="begin"/>
            </w:r>
            <w:r>
              <w:rPr>
                <w:noProof/>
                <w:webHidden/>
              </w:rPr>
              <w:instrText xml:space="preserve"> PAGEREF _Toc183172706 \h </w:instrText>
            </w:r>
            <w:r>
              <w:rPr>
                <w:noProof/>
                <w:webHidden/>
              </w:rPr>
            </w:r>
            <w:r>
              <w:rPr>
                <w:noProof/>
                <w:webHidden/>
              </w:rPr>
              <w:fldChar w:fldCharType="separate"/>
            </w:r>
            <w:r w:rsidR="00EC0B93">
              <w:rPr>
                <w:noProof/>
                <w:webHidden/>
              </w:rPr>
              <w:t>20</w:t>
            </w:r>
            <w:r>
              <w:rPr>
                <w:noProof/>
                <w:webHidden/>
              </w:rPr>
              <w:fldChar w:fldCharType="end"/>
            </w:r>
          </w:hyperlink>
        </w:p>
        <w:p w14:paraId="69859407" w14:textId="67485296"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7" w:history="1">
            <w:r w:rsidRPr="005151E8">
              <w:rPr>
                <w:rStyle w:val="Hyperkobling"/>
                <w:rFonts w:ascii="Times New Roman" w:hAnsi="Times New Roman" w:cs="Times New Roman"/>
                <w:noProof/>
              </w:rPr>
              <w:t>GitHub:</w:t>
            </w:r>
            <w:r>
              <w:rPr>
                <w:noProof/>
                <w:webHidden/>
              </w:rPr>
              <w:tab/>
            </w:r>
            <w:r>
              <w:rPr>
                <w:noProof/>
                <w:webHidden/>
              </w:rPr>
              <w:fldChar w:fldCharType="begin"/>
            </w:r>
            <w:r>
              <w:rPr>
                <w:noProof/>
                <w:webHidden/>
              </w:rPr>
              <w:instrText xml:space="preserve"> PAGEREF _Toc183172707 \h </w:instrText>
            </w:r>
            <w:r>
              <w:rPr>
                <w:noProof/>
                <w:webHidden/>
              </w:rPr>
            </w:r>
            <w:r>
              <w:rPr>
                <w:noProof/>
                <w:webHidden/>
              </w:rPr>
              <w:fldChar w:fldCharType="separate"/>
            </w:r>
            <w:r w:rsidR="00EC0B93">
              <w:rPr>
                <w:noProof/>
                <w:webHidden/>
              </w:rPr>
              <w:t>20</w:t>
            </w:r>
            <w:r>
              <w:rPr>
                <w:noProof/>
                <w:webHidden/>
              </w:rPr>
              <w:fldChar w:fldCharType="end"/>
            </w:r>
          </w:hyperlink>
        </w:p>
        <w:p w14:paraId="448CD05F" w14:textId="63C445FE"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8" w:history="1">
            <w:r w:rsidRPr="005151E8">
              <w:rPr>
                <w:rStyle w:val="Hyperkobling"/>
                <w:rFonts w:ascii="Times New Roman" w:hAnsi="Times New Roman" w:cs="Times New Roman"/>
                <w:noProof/>
              </w:rPr>
              <w:t>Mappestruktur</w:t>
            </w:r>
            <w:r>
              <w:rPr>
                <w:noProof/>
                <w:webHidden/>
              </w:rPr>
              <w:tab/>
            </w:r>
            <w:r>
              <w:rPr>
                <w:noProof/>
                <w:webHidden/>
              </w:rPr>
              <w:fldChar w:fldCharType="begin"/>
            </w:r>
            <w:r>
              <w:rPr>
                <w:noProof/>
                <w:webHidden/>
              </w:rPr>
              <w:instrText xml:space="preserve"> PAGEREF _Toc183172708 \h </w:instrText>
            </w:r>
            <w:r>
              <w:rPr>
                <w:noProof/>
                <w:webHidden/>
              </w:rPr>
            </w:r>
            <w:r>
              <w:rPr>
                <w:noProof/>
                <w:webHidden/>
              </w:rPr>
              <w:fldChar w:fldCharType="separate"/>
            </w:r>
            <w:r w:rsidR="00EC0B93">
              <w:rPr>
                <w:noProof/>
                <w:webHidden/>
              </w:rPr>
              <w:t>21</w:t>
            </w:r>
            <w:r>
              <w:rPr>
                <w:noProof/>
                <w:webHidden/>
              </w:rPr>
              <w:fldChar w:fldCharType="end"/>
            </w:r>
          </w:hyperlink>
        </w:p>
        <w:p w14:paraId="6922A1B4" w14:textId="44290442"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09" w:history="1">
            <w:r w:rsidRPr="005151E8">
              <w:rPr>
                <w:rStyle w:val="Hyperkobling"/>
                <w:rFonts w:ascii="Times New Roman" w:hAnsi="Times New Roman" w:cs="Times New Roman"/>
                <w:noProof/>
              </w:rPr>
              <w:t>Kodestruktur</w:t>
            </w:r>
            <w:r>
              <w:rPr>
                <w:noProof/>
                <w:webHidden/>
              </w:rPr>
              <w:tab/>
            </w:r>
            <w:r>
              <w:rPr>
                <w:noProof/>
                <w:webHidden/>
              </w:rPr>
              <w:fldChar w:fldCharType="begin"/>
            </w:r>
            <w:r>
              <w:rPr>
                <w:noProof/>
                <w:webHidden/>
              </w:rPr>
              <w:instrText xml:space="preserve"> PAGEREF _Toc183172709 \h </w:instrText>
            </w:r>
            <w:r>
              <w:rPr>
                <w:noProof/>
                <w:webHidden/>
              </w:rPr>
            </w:r>
            <w:r>
              <w:rPr>
                <w:noProof/>
                <w:webHidden/>
              </w:rPr>
              <w:fldChar w:fldCharType="separate"/>
            </w:r>
            <w:r w:rsidR="00EC0B93">
              <w:rPr>
                <w:noProof/>
                <w:webHidden/>
              </w:rPr>
              <w:t>21</w:t>
            </w:r>
            <w:r>
              <w:rPr>
                <w:noProof/>
                <w:webHidden/>
              </w:rPr>
              <w:fldChar w:fldCharType="end"/>
            </w:r>
          </w:hyperlink>
        </w:p>
        <w:p w14:paraId="70A26462" w14:textId="18438C04"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10" w:history="1">
            <w:r w:rsidRPr="005151E8">
              <w:rPr>
                <w:rStyle w:val="Hyperkobling"/>
                <w:rFonts w:ascii="Times New Roman" w:hAnsi="Times New Roman" w:cs="Times New Roman"/>
                <w:noProof/>
              </w:rPr>
              <w:t>Prototypedokumentasjon</w:t>
            </w:r>
            <w:r>
              <w:rPr>
                <w:noProof/>
                <w:webHidden/>
              </w:rPr>
              <w:tab/>
            </w:r>
            <w:r>
              <w:rPr>
                <w:noProof/>
                <w:webHidden/>
              </w:rPr>
              <w:fldChar w:fldCharType="begin"/>
            </w:r>
            <w:r>
              <w:rPr>
                <w:noProof/>
                <w:webHidden/>
              </w:rPr>
              <w:instrText xml:space="preserve"> PAGEREF _Toc183172710 \h </w:instrText>
            </w:r>
            <w:r>
              <w:rPr>
                <w:noProof/>
                <w:webHidden/>
              </w:rPr>
            </w:r>
            <w:r>
              <w:rPr>
                <w:noProof/>
                <w:webHidden/>
              </w:rPr>
              <w:fldChar w:fldCharType="separate"/>
            </w:r>
            <w:r w:rsidR="00EC0B93">
              <w:rPr>
                <w:noProof/>
                <w:webHidden/>
              </w:rPr>
              <w:t>23</w:t>
            </w:r>
            <w:r>
              <w:rPr>
                <w:noProof/>
                <w:webHidden/>
              </w:rPr>
              <w:fldChar w:fldCharType="end"/>
            </w:r>
          </w:hyperlink>
        </w:p>
        <w:p w14:paraId="20F1F652" w14:textId="4C1311B2"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11" w:history="1">
            <w:r w:rsidRPr="005151E8">
              <w:rPr>
                <w:rStyle w:val="Hyperkobling"/>
                <w:rFonts w:ascii="Times New Roman" w:hAnsi="Times New Roman" w:cs="Times New Roman"/>
                <w:noProof/>
              </w:rPr>
              <w:t>Testing</w:t>
            </w:r>
            <w:r>
              <w:rPr>
                <w:noProof/>
                <w:webHidden/>
              </w:rPr>
              <w:tab/>
            </w:r>
            <w:r>
              <w:rPr>
                <w:noProof/>
                <w:webHidden/>
              </w:rPr>
              <w:fldChar w:fldCharType="begin"/>
            </w:r>
            <w:r>
              <w:rPr>
                <w:noProof/>
                <w:webHidden/>
              </w:rPr>
              <w:instrText xml:space="preserve"> PAGEREF _Toc183172711 \h </w:instrText>
            </w:r>
            <w:r>
              <w:rPr>
                <w:noProof/>
                <w:webHidden/>
              </w:rPr>
            </w:r>
            <w:r>
              <w:rPr>
                <w:noProof/>
                <w:webHidden/>
              </w:rPr>
              <w:fldChar w:fldCharType="separate"/>
            </w:r>
            <w:r w:rsidR="00EC0B93">
              <w:rPr>
                <w:noProof/>
                <w:webHidden/>
              </w:rPr>
              <w:t>27</w:t>
            </w:r>
            <w:r>
              <w:rPr>
                <w:noProof/>
                <w:webHidden/>
              </w:rPr>
              <w:fldChar w:fldCharType="end"/>
            </w:r>
          </w:hyperlink>
        </w:p>
        <w:p w14:paraId="7D835EDC" w14:textId="546F2754"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12" w:history="1">
            <w:r w:rsidRPr="005151E8">
              <w:rPr>
                <w:rStyle w:val="Hyperkobling"/>
                <w:rFonts w:ascii="Times New Roman" w:hAnsi="Times New Roman" w:cs="Times New Roman"/>
                <w:noProof/>
              </w:rPr>
              <w:t>Utviklingsprosess</w:t>
            </w:r>
            <w:r>
              <w:rPr>
                <w:noProof/>
                <w:webHidden/>
              </w:rPr>
              <w:tab/>
            </w:r>
            <w:r>
              <w:rPr>
                <w:noProof/>
                <w:webHidden/>
              </w:rPr>
              <w:fldChar w:fldCharType="begin"/>
            </w:r>
            <w:r>
              <w:rPr>
                <w:noProof/>
                <w:webHidden/>
              </w:rPr>
              <w:instrText xml:space="preserve"> PAGEREF _Toc183172712 \h </w:instrText>
            </w:r>
            <w:r>
              <w:rPr>
                <w:noProof/>
                <w:webHidden/>
              </w:rPr>
            </w:r>
            <w:r>
              <w:rPr>
                <w:noProof/>
                <w:webHidden/>
              </w:rPr>
              <w:fldChar w:fldCharType="separate"/>
            </w:r>
            <w:r w:rsidR="00EC0B93">
              <w:rPr>
                <w:noProof/>
                <w:webHidden/>
              </w:rPr>
              <w:t>30</w:t>
            </w:r>
            <w:r>
              <w:rPr>
                <w:noProof/>
                <w:webHidden/>
              </w:rPr>
              <w:fldChar w:fldCharType="end"/>
            </w:r>
          </w:hyperlink>
        </w:p>
        <w:p w14:paraId="33DB0B2B" w14:textId="2D118EDB"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13" w:history="1">
            <w:r w:rsidRPr="005151E8">
              <w:rPr>
                <w:rStyle w:val="Hyperkobling"/>
                <w:rFonts w:ascii="Times New Roman" w:hAnsi="Times New Roman" w:cs="Times New Roman"/>
                <w:noProof/>
              </w:rPr>
              <w:t>Sprints</w:t>
            </w:r>
            <w:r>
              <w:rPr>
                <w:noProof/>
                <w:webHidden/>
              </w:rPr>
              <w:tab/>
            </w:r>
            <w:r>
              <w:rPr>
                <w:noProof/>
                <w:webHidden/>
              </w:rPr>
              <w:fldChar w:fldCharType="begin"/>
            </w:r>
            <w:r>
              <w:rPr>
                <w:noProof/>
                <w:webHidden/>
              </w:rPr>
              <w:instrText xml:space="preserve"> PAGEREF _Toc183172713 \h </w:instrText>
            </w:r>
            <w:r>
              <w:rPr>
                <w:noProof/>
                <w:webHidden/>
              </w:rPr>
            </w:r>
            <w:r>
              <w:rPr>
                <w:noProof/>
                <w:webHidden/>
              </w:rPr>
              <w:fldChar w:fldCharType="separate"/>
            </w:r>
            <w:r w:rsidR="00EC0B93">
              <w:rPr>
                <w:noProof/>
                <w:webHidden/>
              </w:rPr>
              <w:t>30</w:t>
            </w:r>
            <w:r>
              <w:rPr>
                <w:noProof/>
                <w:webHidden/>
              </w:rPr>
              <w:fldChar w:fldCharType="end"/>
            </w:r>
          </w:hyperlink>
        </w:p>
        <w:p w14:paraId="75484403" w14:textId="08416AF1"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14" w:history="1">
            <w:r w:rsidRPr="005151E8">
              <w:rPr>
                <w:rStyle w:val="Hyperkobling"/>
                <w:rFonts w:ascii="Times New Roman" w:hAnsi="Times New Roman" w:cs="Times New Roman"/>
                <w:noProof/>
              </w:rPr>
              <w:t>Sprint 1: Design og konseptutvikling</w:t>
            </w:r>
            <w:r>
              <w:rPr>
                <w:noProof/>
                <w:webHidden/>
              </w:rPr>
              <w:tab/>
            </w:r>
            <w:r>
              <w:rPr>
                <w:noProof/>
                <w:webHidden/>
              </w:rPr>
              <w:fldChar w:fldCharType="begin"/>
            </w:r>
            <w:r>
              <w:rPr>
                <w:noProof/>
                <w:webHidden/>
              </w:rPr>
              <w:instrText xml:space="preserve"> PAGEREF _Toc183172714 \h </w:instrText>
            </w:r>
            <w:r>
              <w:rPr>
                <w:noProof/>
                <w:webHidden/>
              </w:rPr>
            </w:r>
            <w:r>
              <w:rPr>
                <w:noProof/>
                <w:webHidden/>
              </w:rPr>
              <w:fldChar w:fldCharType="separate"/>
            </w:r>
            <w:r w:rsidR="00EC0B93">
              <w:rPr>
                <w:noProof/>
                <w:webHidden/>
              </w:rPr>
              <w:t>30</w:t>
            </w:r>
            <w:r>
              <w:rPr>
                <w:noProof/>
                <w:webHidden/>
              </w:rPr>
              <w:fldChar w:fldCharType="end"/>
            </w:r>
          </w:hyperlink>
        </w:p>
        <w:p w14:paraId="70662DA9" w14:textId="1A76224D"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15" w:history="1">
            <w:r w:rsidRPr="005151E8">
              <w:rPr>
                <w:rStyle w:val="Hyperkobling"/>
                <w:rFonts w:ascii="Times New Roman" w:hAnsi="Times New Roman" w:cs="Times New Roman"/>
                <w:noProof/>
              </w:rPr>
              <w:t>Sprint 2: Programmering og evaluering</w:t>
            </w:r>
            <w:r>
              <w:rPr>
                <w:noProof/>
                <w:webHidden/>
              </w:rPr>
              <w:tab/>
            </w:r>
            <w:r>
              <w:rPr>
                <w:noProof/>
                <w:webHidden/>
              </w:rPr>
              <w:fldChar w:fldCharType="begin"/>
            </w:r>
            <w:r>
              <w:rPr>
                <w:noProof/>
                <w:webHidden/>
              </w:rPr>
              <w:instrText xml:space="preserve"> PAGEREF _Toc183172715 \h </w:instrText>
            </w:r>
            <w:r>
              <w:rPr>
                <w:noProof/>
                <w:webHidden/>
              </w:rPr>
            </w:r>
            <w:r>
              <w:rPr>
                <w:noProof/>
                <w:webHidden/>
              </w:rPr>
              <w:fldChar w:fldCharType="separate"/>
            </w:r>
            <w:r w:rsidR="00EC0B93">
              <w:rPr>
                <w:noProof/>
                <w:webHidden/>
              </w:rPr>
              <w:t>30</w:t>
            </w:r>
            <w:r>
              <w:rPr>
                <w:noProof/>
                <w:webHidden/>
              </w:rPr>
              <w:fldChar w:fldCharType="end"/>
            </w:r>
          </w:hyperlink>
        </w:p>
        <w:p w14:paraId="1AF28EEE" w14:textId="67BDE97B"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16" w:history="1">
            <w:r w:rsidRPr="005151E8">
              <w:rPr>
                <w:rStyle w:val="Hyperkobling"/>
                <w:rFonts w:ascii="Times New Roman" w:hAnsi="Times New Roman" w:cs="Times New Roman"/>
                <w:noProof/>
              </w:rPr>
              <w:t>Sprint 3: Fullføring og dokumentasjon</w:t>
            </w:r>
            <w:r>
              <w:rPr>
                <w:noProof/>
                <w:webHidden/>
              </w:rPr>
              <w:tab/>
            </w:r>
            <w:r>
              <w:rPr>
                <w:noProof/>
                <w:webHidden/>
              </w:rPr>
              <w:fldChar w:fldCharType="begin"/>
            </w:r>
            <w:r>
              <w:rPr>
                <w:noProof/>
                <w:webHidden/>
              </w:rPr>
              <w:instrText xml:space="preserve"> PAGEREF _Toc183172716 \h </w:instrText>
            </w:r>
            <w:r>
              <w:rPr>
                <w:noProof/>
                <w:webHidden/>
              </w:rPr>
            </w:r>
            <w:r>
              <w:rPr>
                <w:noProof/>
                <w:webHidden/>
              </w:rPr>
              <w:fldChar w:fldCharType="separate"/>
            </w:r>
            <w:r w:rsidR="00EC0B93">
              <w:rPr>
                <w:noProof/>
                <w:webHidden/>
              </w:rPr>
              <w:t>31</w:t>
            </w:r>
            <w:r>
              <w:rPr>
                <w:noProof/>
                <w:webHidden/>
              </w:rPr>
              <w:fldChar w:fldCharType="end"/>
            </w:r>
          </w:hyperlink>
        </w:p>
        <w:p w14:paraId="6661EE8A" w14:textId="1F2E873A"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17" w:history="1">
            <w:r w:rsidRPr="005151E8">
              <w:rPr>
                <w:rStyle w:val="Hyperkobling"/>
                <w:rFonts w:ascii="Times New Roman" w:hAnsi="Times New Roman" w:cs="Times New Roman"/>
                <w:noProof/>
              </w:rPr>
              <w:t>Erfaringer</w:t>
            </w:r>
            <w:r>
              <w:rPr>
                <w:noProof/>
                <w:webHidden/>
              </w:rPr>
              <w:tab/>
            </w:r>
            <w:r>
              <w:rPr>
                <w:noProof/>
                <w:webHidden/>
              </w:rPr>
              <w:fldChar w:fldCharType="begin"/>
            </w:r>
            <w:r>
              <w:rPr>
                <w:noProof/>
                <w:webHidden/>
              </w:rPr>
              <w:instrText xml:space="preserve"> PAGEREF _Toc183172717 \h </w:instrText>
            </w:r>
            <w:r>
              <w:rPr>
                <w:noProof/>
                <w:webHidden/>
              </w:rPr>
            </w:r>
            <w:r>
              <w:rPr>
                <w:noProof/>
                <w:webHidden/>
              </w:rPr>
              <w:fldChar w:fldCharType="separate"/>
            </w:r>
            <w:r w:rsidR="00EC0B93">
              <w:rPr>
                <w:noProof/>
                <w:webHidden/>
              </w:rPr>
              <w:t>31</w:t>
            </w:r>
            <w:r>
              <w:rPr>
                <w:noProof/>
                <w:webHidden/>
              </w:rPr>
              <w:fldChar w:fldCharType="end"/>
            </w:r>
          </w:hyperlink>
        </w:p>
        <w:p w14:paraId="5609192B" w14:textId="2F0E8738"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18" w:history="1">
            <w:r w:rsidRPr="005151E8">
              <w:rPr>
                <w:rStyle w:val="Hyperkobling"/>
                <w:rFonts w:ascii="Times New Roman" w:hAnsi="Times New Roman" w:cs="Times New Roman"/>
                <w:noProof/>
              </w:rPr>
              <w:t>Kodeprinsipper</w:t>
            </w:r>
            <w:r>
              <w:rPr>
                <w:noProof/>
                <w:webHidden/>
              </w:rPr>
              <w:tab/>
            </w:r>
            <w:r>
              <w:rPr>
                <w:noProof/>
                <w:webHidden/>
              </w:rPr>
              <w:fldChar w:fldCharType="begin"/>
            </w:r>
            <w:r>
              <w:rPr>
                <w:noProof/>
                <w:webHidden/>
              </w:rPr>
              <w:instrText xml:space="preserve"> PAGEREF _Toc183172718 \h </w:instrText>
            </w:r>
            <w:r>
              <w:rPr>
                <w:noProof/>
                <w:webHidden/>
              </w:rPr>
            </w:r>
            <w:r>
              <w:rPr>
                <w:noProof/>
                <w:webHidden/>
              </w:rPr>
              <w:fldChar w:fldCharType="separate"/>
            </w:r>
            <w:r w:rsidR="00EC0B93">
              <w:rPr>
                <w:noProof/>
                <w:webHidden/>
              </w:rPr>
              <w:t>31</w:t>
            </w:r>
            <w:r>
              <w:rPr>
                <w:noProof/>
                <w:webHidden/>
              </w:rPr>
              <w:fldChar w:fldCharType="end"/>
            </w:r>
          </w:hyperlink>
        </w:p>
        <w:p w14:paraId="36177C2F" w14:textId="7CE1AF74"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19" w:history="1">
            <w:r w:rsidRPr="005151E8">
              <w:rPr>
                <w:rStyle w:val="Hyperkobling"/>
                <w:rFonts w:ascii="Times New Roman" w:hAnsi="Times New Roman" w:cs="Times New Roman"/>
                <w:noProof/>
              </w:rPr>
              <w:t>I utviklingen av systemet fulgte vi noen definerte kodeprinsipper for å sikre at koden var strukturert, samtidig som det var vedlike holdbart.</w:t>
            </w:r>
            <w:r>
              <w:rPr>
                <w:noProof/>
                <w:webHidden/>
              </w:rPr>
              <w:tab/>
            </w:r>
            <w:r>
              <w:rPr>
                <w:noProof/>
                <w:webHidden/>
              </w:rPr>
              <w:fldChar w:fldCharType="begin"/>
            </w:r>
            <w:r>
              <w:rPr>
                <w:noProof/>
                <w:webHidden/>
              </w:rPr>
              <w:instrText xml:space="preserve"> PAGEREF _Toc183172719 \h </w:instrText>
            </w:r>
            <w:r>
              <w:rPr>
                <w:noProof/>
                <w:webHidden/>
              </w:rPr>
            </w:r>
            <w:r>
              <w:rPr>
                <w:noProof/>
                <w:webHidden/>
              </w:rPr>
              <w:fldChar w:fldCharType="separate"/>
            </w:r>
            <w:r w:rsidR="00EC0B93">
              <w:rPr>
                <w:noProof/>
                <w:webHidden/>
              </w:rPr>
              <w:t>31</w:t>
            </w:r>
            <w:r>
              <w:rPr>
                <w:noProof/>
                <w:webHidden/>
              </w:rPr>
              <w:fldChar w:fldCharType="end"/>
            </w:r>
          </w:hyperlink>
        </w:p>
        <w:p w14:paraId="3E03F0B0" w14:textId="307D2C1A"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20" w:history="1">
            <w:r w:rsidRPr="005151E8">
              <w:rPr>
                <w:rStyle w:val="Hyperkobling"/>
                <w:rFonts w:ascii="Times New Roman" w:hAnsi="Times New Roman" w:cs="Times New Roman"/>
                <w:noProof/>
              </w:rPr>
              <w:t>Avhengigheter</w:t>
            </w:r>
            <w:r>
              <w:rPr>
                <w:noProof/>
                <w:webHidden/>
              </w:rPr>
              <w:tab/>
            </w:r>
            <w:r>
              <w:rPr>
                <w:noProof/>
                <w:webHidden/>
              </w:rPr>
              <w:fldChar w:fldCharType="begin"/>
            </w:r>
            <w:r>
              <w:rPr>
                <w:noProof/>
                <w:webHidden/>
              </w:rPr>
              <w:instrText xml:space="preserve"> PAGEREF _Toc183172720 \h </w:instrText>
            </w:r>
            <w:r>
              <w:rPr>
                <w:noProof/>
                <w:webHidden/>
              </w:rPr>
            </w:r>
            <w:r>
              <w:rPr>
                <w:noProof/>
                <w:webHidden/>
              </w:rPr>
              <w:fldChar w:fldCharType="separate"/>
            </w:r>
            <w:r w:rsidR="00EC0B93">
              <w:rPr>
                <w:noProof/>
                <w:webHidden/>
              </w:rPr>
              <w:t>32</w:t>
            </w:r>
            <w:r>
              <w:rPr>
                <w:noProof/>
                <w:webHidden/>
              </w:rPr>
              <w:fldChar w:fldCharType="end"/>
            </w:r>
          </w:hyperlink>
        </w:p>
        <w:p w14:paraId="38357312" w14:textId="39AFCF32"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21" w:history="1">
            <w:r w:rsidRPr="005151E8">
              <w:rPr>
                <w:rStyle w:val="Hyperkobling"/>
                <w:rFonts w:ascii="Times New Roman" w:hAnsi="Times New Roman" w:cs="Times New Roman"/>
                <w:noProof/>
              </w:rPr>
              <w:t>Valg underveis</w:t>
            </w:r>
            <w:r>
              <w:rPr>
                <w:noProof/>
                <w:webHidden/>
              </w:rPr>
              <w:tab/>
            </w:r>
            <w:r>
              <w:rPr>
                <w:noProof/>
                <w:webHidden/>
              </w:rPr>
              <w:fldChar w:fldCharType="begin"/>
            </w:r>
            <w:r>
              <w:rPr>
                <w:noProof/>
                <w:webHidden/>
              </w:rPr>
              <w:instrText xml:space="preserve"> PAGEREF _Toc183172721 \h </w:instrText>
            </w:r>
            <w:r>
              <w:rPr>
                <w:noProof/>
                <w:webHidden/>
              </w:rPr>
            </w:r>
            <w:r>
              <w:rPr>
                <w:noProof/>
                <w:webHidden/>
              </w:rPr>
              <w:fldChar w:fldCharType="separate"/>
            </w:r>
            <w:r w:rsidR="00EC0B93">
              <w:rPr>
                <w:noProof/>
                <w:webHidden/>
              </w:rPr>
              <w:t>32</w:t>
            </w:r>
            <w:r>
              <w:rPr>
                <w:noProof/>
                <w:webHidden/>
              </w:rPr>
              <w:fldChar w:fldCharType="end"/>
            </w:r>
          </w:hyperlink>
        </w:p>
        <w:p w14:paraId="758C38ED" w14:textId="7DD93CFB"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22" w:history="1">
            <w:r w:rsidRPr="005151E8">
              <w:rPr>
                <w:rStyle w:val="Hyperkobling"/>
                <w:rFonts w:ascii="Times New Roman" w:hAnsi="Times New Roman" w:cs="Times New Roman"/>
                <w:noProof/>
              </w:rPr>
              <w:t>Instruksjoner for bruk</w:t>
            </w:r>
            <w:r>
              <w:rPr>
                <w:noProof/>
                <w:webHidden/>
              </w:rPr>
              <w:tab/>
            </w:r>
            <w:r>
              <w:rPr>
                <w:noProof/>
                <w:webHidden/>
              </w:rPr>
              <w:fldChar w:fldCharType="begin"/>
            </w:r>
            <w:r>
              <w:rPr>
                <w:noProof/>
                <w:webHidden/>
              </w:rPr>
              <w:instrText xml:space="preserve"> PAGEREF _Toc183172722 \h </w:instrText>
            </w:r>
            <w:r>
              <w:rPr>
                <w:noProof/>
                <w:webHidden/>
              </w:rPr>
            </w:r>
            <w:r>
              <w:rPr>
                <w:noProof/>
                <w:webHidden/>
              </w:rPr>
              <w:fldChar w:fldCharType="separate"/>
            </w:r>
            <w:r w:rsidR="00EC0B93">
              <w:rPr>
                <w:noProof/>
                <w:webHidden/>
              </w:rPr>
              <w:t>34</w:t>
            </w:r>
            <w:r>
              <w:rPr>
                <w:noProof/>
                <w:webHidden/>
              </w:rPr>
              <w:fldChar w:fldCharType="end"/>
            </w:r>
          </w:hyperlink>
        </w:p>
        <w:p w14:paraId="1F70CF91" w14:textId="7441515D"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23" w:history="1">
            <w:r w:rsidRPr="005151E8">
              <w:rPr>
                <w:rStyle w:val="Hyperkobling"/>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_Toc183172723 \h </w:instrText>
            </w:r>
            <w:r>
              <w:rPr>
                <w:noProof/>
                <w:webHidden/>
              </w:rPr>
            </w:r>
            <w:r>
              <w:rPr>
                <w:noProof/>
                <w:webHidden/>
              </w:rPr>
              <w:fldChar w:fldCharType="separate"/>
            </w:r>
            <w:r w:rsidR="00EC0B93">
              <w:rPr>
                <w:noProof/>
                <w:webHidden/>
              </w:rPr>
              <w:t>34</w:t>
            </w:r>
            <w:r>
              <w:rPr>
                <w:noProof/>
                <w:webHidden/>
              </w:rPr>
              <w:fldChar w:fldCharType="end"/>
            </w:r>
          </w:hyperlink>
        </w:p>
        <w:p w14:paraId="45D79DB4" w14:textId="62C1C51F"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24" w:history="1">
            <w:r w:rsidRPr="005151E8">
              <w:rPr>
                <w:rStyle w:val="Hyperkobling"/>
                <w:rFonts w:ascii="Times New Roman" w:hAnsi="Times New Roman" w:cs="Times New Roman"/>
                <w:noProof/>
              </w:rPr>
              <w:t>Introduksjon til Vue og Quasar</w:t>
            </w:r>
            <w:r>
              <w:rPr>
                <w:noProof/>
                <w:webHidden/>
              </w:rPr>
              <w:tab/>
            </w:r>
            <w:r>
              <w:rPr>
                <w:noProof/>
                <w:webHidden/>
              </w:rPr>
              <w:fldChar w:fldCharType="begin"/>
            </w:r>
            <w:r>
              <w:rPr>
                <w:noProof/>
                <w:webHidden/>
              </w:rPr>
              <w:instrText xml:space="preserve"> PAGEREF _Toc183172724 \h </w:instrText>
            </w:r>
            <w:r>
              <w:rPr>
                <w:noProof/>
                <w:webHidden/>
              </w:rPr>
            </w:r>
            <w:r>
              <w:rPr>
                <w:noProof/>
                <w:webHidden/>
              </w:rPr>
              <w:fldChar w:fldCharType="separate"/>
            </w:r>
            <w:r w:rsidR="00EC0B93">
              <w:rPr>
                <w:noProof/>
                <w:webHidden/>
              </w:rPr>
              <w:t>34</w:t>
            </w:r>
            <w:r>
              <w:rPr>
                <w:noProof/>
                <w:webHidden/>
              </w:rPr>
              <w:fldChar w:fldCharType="end"/>
            </w:r>
          </w:hyperlink>
        </w:p>
        <w:p w14:paraId="7BC9ECC9" w14:textId="224CA865"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25" w:history="1">
            <w:r w:rsidRPr="005151E8">
              <w:rPr>
                <w:rStyle w:val="Hyperkobling"/>
                <w:rFonts w:ascii="Times New Roman" w:hAnsi="Times New Roman" w:cs="Times New Roman"/>
                <w:noProof/>
              </w:rPr>
              <w:t>Filstruktur</w:t>
            </w:r>
            <w:r>
              <w:rPr>
                <w:noProof/>
                <w:webHidden/>
              </w:rPr>
              <w:tab/>
            </w:r>
            <w:r>
              <w:rPr>
                <w:noProof/>
                <w:webHidden/>
              </w:rPr>
              <w:fldChar w:fldCharType="begin"/>
            </w:r>
            <w:r>
              <w:rPr>
                <w:noProof/>
                <w:webHidden/>
              </w:rPr>
              <w:instrText xml:space="preserve"> PAGEREF _Toc183172725 \h </w:instrText>
            </w:r>
            <w:r>
              <w:rPr>
                <w:noProof/>
                <w:webHidden/>
              </w:rPr>
            </w:r>
            <w:r>
              <w:rPr>
                <w:noProof/>
                <w:webHidden/>
              </w:rPr>
              <w:fldChar w:fldCharType="separate"/>
            </w:r>
            <w:r w:rsidR="00EC0B93">
              <w:rPr>
                <w:noProof/>
                <w:webHidden/>
              </w:rPr>
              <w:t>34</w:t>
            </w:r>
            <w:r>
              <w:rPr>
                <w:noProof/>
                <w:webHidden/>
              </w:rPr>
              <w:fldChar w:fldCharType="end"/>
            </w:r>
          </w:hyperlink>
        </w:p>
        <w:p w14:paraId="0C8DD887" w14:textId="7947CE72"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26" w:history="1">
            <w:r w:rsidRPr="005151E8">
              <w:rPr>
                <w:rStyle w:val="Hyperkobling"/>
                <w:rFonts w:ascii="Times New Roman" w:hAnsi="Times New Roman" w:cs="Times New Roman"/>
                <w:noProof/>
              </w:rPr>
              <w:t>Kjøring og testing av front-end</w:t>
            </w:r>
            <w:r>
              <w:rPr>
                <w:noProof/>
                <w:webHidden/>
              </w:rPr>
              <w:tab/>
            </w:r>
            <w:r>
              <w:rPr>
                <w:noProof/>
                <w:webHidden/>
              </w:rPr>
              <w:fldChar w:fldCharType="begin"/>
            </w:r>
            <w:r>
              <w:rPr>
                <w:noProof/>
                <w:webHidden/>
              </w:rPr>
              <w:instrText xml:space="preserve"> PAGEREF _Toc183172726 \h </w:instrText>
            </w:r>
            <w:r>
              <w:rPr>
                <w:noProof/>
                <w:webHidden/>
              </w:rPr>
            </w:r>
            <w:r>
              <w:rPr>
                <w:noProof/>
                <w:webHidden/>
              </w:rPr>
              <w:fldChar w:fldCharType="separate"/>
            </w:r>
            <w:r w:rsidR="00EC0B93">
              <w:rPr>
                <w:noProof/>
                <w:webHidden/>
              </w:rPr>
              <w:t>35</w:t>
            </w:r>
            <w:r>
              <w:rPr>
                <w:noProof/>
                <w:webHidden/>
              </w:rPr>
              <w:fldChar w:fldCharType="end"/>
            </w:r>
          </w:hyperlink>
        </w:p>
        <w:p w14:paraId="38B8701C" w14:textId="5B4D96A5"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27" w:history="1">
            <w:r w:rsidRPr="005151E8">
              <w:rPr>
                <w:rStyle w:val="Hyperkobling"/>
                <w:rFonts w:ascii="Times New Roman" w:hAnsi="Times New Roman" w:cs="Times New Roman"/>
                <w:noProof/>
              </w:rPr>
              <w:t>Back-end</w:t>
            </w:r>
            <w:r>
              <w:rPr>
                <w:noProof/>
                <w:webHidden/>
              </w:rPr>
              <w:tab/>
            </w:r>
            <w:r>
              <w:rPr>
                <w:noProof/>
                <w:webHidden/>
              </w:rPr>
              <w:fldChar w:fldCharType="begin"/>
            </w:r>
            <w:r>
              <w:rPr>
                <w:noProof/>
                <w:webHidden/>
              </w:rPr>
              <w:instrText xml:space="preserve"> PAGEREF _Toc183172727 \h </w:instrText>
            </w:r>
            <w:r>
              <w:rPr>
                <w:noProof/>
                <w:webHidden/>
              </w:rPr>
            </w:r>
            <w:r>
              <w:rPr>
                <w:noProof/>
                <w:webHidden/>
              </w:rPr>
              <w:fldChar w:fldCharType="separate"/>
            </w:r>
            <w:r w:rsidR="00EC0B93">
              <w:rPr>
                <w:noProof/>
                <w:webHidden/>
              </w:rPr>
              <w:t>36</w:t>
            </w:r>
            <w:r>
              <w:rPr>
                <w:noProof/>
                <w:webHidden/>
              </w:rPr>
              <w:fldChar w:fldCharType="end"/>
            </w:r>
          </w:hyperlink>
        </w:p>
        <w:p w14:paraId="16B1BD70" w14:textId="6CF2DB56"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28" w:history="1">
            <w:r w:rsidRPr="005151E8">
              <w:rPr>
                <w:rStyle w:val="Hyperkobling"/>
                <w:rFonts w:ascii="Times New Roman" w:hAnsi="Times New Roman" w:cs="Times New Roman"/>
                <w:b/>
                <w:bCs/>
                <w:noProof/>
              </w:rPr>
              <w:t>ElectricityPrices</w:t>
            </w:r>
            <w:r>
              <w:rPr>
                <w:noProof/>
                <w:webHidden/>
              </w:rPr>
              <w:tab/>
            </w:r>
            <w:r>
              <w:rPr>
                <w:noProof/>
                <w:webHidden/>
              </w:rPr>
              <w:fldChar w:fldCharType="begin"/>
            </w:r>
            <w:r>
              <w:rPr>
                <w:noProof/>
                <w:webHidden/>
              </w:rPr>
              <w:instrText xml:space="preserve"> PAGEREF _Toc183172728 \h </w:instrText>
            </w:r>
            <w:r>
              <w:rPr>
                <w:noProof/>
                <w:webHidden/>
              </w:rPr>
            </w:r>
            <w:r>
              <w:rPr>
                <w:noProof/>
                <w:webHidden/>
              </w:rPr>
              <w:fldChar w:fldCharType="separate"/>
            </w:r>
            <w:r w:rsidR="00EC0B93">
              <w:rPr>
                <w:noProof/>
                <w:webHidden/>
              </w:rPr>
              <w:t>38</w:t>
            </w:r>
            <w:r>
              <w:rPr>
                <w:noProof/>
                <w:webHidden/>
              </w:rPr>
              <w:fldChar w:fldCharType="end"/>
            </w:r>
          </w:hyperlink>
        </w:p>
        <w:p w14:paraId="3BBD2E4E" w14:textId="02A91E3A"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29" w:history="1">
            <w:r w:rsidRPr="005151E8">
              <w:rPr>
                <w:rStyle w:val="Hyperkobling"/>
                <w:rFonts w:ascii="Times New Roman" w:hAnsi="Times New Roman" w:cs="Times New Roman"/>
                <w:b/>
                <w:bCs/>
                <w:noProof/>
              </w:rPr>
              <w:t>GPS</w:t>
            </w:r>
            <w:r>
              <w:rPr>
                <w:noProof/>
                <w:webHidden/>
              </w:rPr>
              <w:tab/>
            </w:r>
            <w:r>
              <w:rPr>
                <w:noProof/>
                <w:webHidden/>
              </w:rPr>
              <w:fldChar w:fldCharType="begin"/>
            </w:r>
            <w:r>
              <w:rPr>
                <w:noProof/>
                <w:webHidden/>
              </w:rPr>
              <w:instrText xml:space="preserve"> PAGEREF _Toc183172729 \h </w:instrText>
            </w:r>
            <w:r>
              <w:rPr>
                <w:noProof/>
                <w:webHidden/>
              </w:rPr>
            </w:r>
            <w:r>
              <w:rPr>
                <w:noProof/>
                <w:webHidden/>
              </w:rPr>
              <w:fldChar w:fldCharType="separate"/>
            </w:r>
            <w:r w:rsidR="00EC0B93">
              <w:rPr>
                <w:noProof/>
                <w:webHidden/>
              </w:rPr>
              <w:t>39</w:t>
            </w:r>
            <w:r>
              <w:rPr>
                <w:noProof/>
                <w:webHidden/>
              </w:rPr>
              <w:fldChar w:fldCharType="end"/>
            </w:r>
          </w:hyperlink>
        </w:p>
        <w:p w14:paraId="63A63E26" w14:textId="6FAE3110"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30" w:history="1">
            <w:r w:rsidRPr="005151E8">
              <w:rPr>
                <w:rStyle w:val="Hyperkobling"/>
                <w:rFonts w:ascii="Times New Roman" w:hAnsi="Times New Roman" w:cs="Times New Roman"/>
                <w:b/>
                <w:bCs/>
                <w:noProof/>
              </w:rPr>
              <w:t>Notifications</w:t>
            </w:r>
            <w:r>
              <w:rPr>
                <w:noProof/>
                <w:webHidden/>
              </w:rPr>
              <w:tab/>
            </w:r>
            <w:r>
              <w:rPr>
                <w:noProof/>
                <w:webHidden/>
              </w:rPr>
              <w:fldChar w:fldCharType="begin"/>
            </w:r>
            <w:r>
              <w:rPr>
                <w:noProof/>
                <w:webHidden/>
              </w:rPr>
              <w:instrText xml:space="preserve"> PAGEREF _Toc183172730 \h </w:instrText>
            </w:r>
            <w:r>
              <w:rPr>
                <w:noProof/>
                <w:webHidden/>
              </w:rPr>
            </w:r>
            <w:r>
              <w:rPr>
                <w:noProof/>
                <w:webHidden/>
              </w:rPr>
              <w:fldChar w:fldCharType="separate"/>
            </w:r>
            <w:r w:rsidR="00EC0B93">
              <w:rPr>
                <w:noProof/>
                <w:webHidden/>
              </w:rPr>
              <w:t>40</w:t>
            </w:r>
            <w:r>
              <w:rPr>
                <w:noProof/>
                <w:webHidden/>
              </w:rPr>
              <w:fldChar w:fldCharType="end"/>
            </w:r>
          </w:hyperlink>
        </w:p>
        <w:p w14:paraId="7BAB3382" w14:textId="0D87E292" w:rsidR="00BB05B8" w:rsidRDefault="00BB05B8" w:rsidP="0007788F">
          <w:pPr>
            <w:pStyle w:val="INNH3"/>
            <w:tabs>
              <w:tab w:val="right" w:leader="dot" w:pos="9016"/>
            </w:tabs>
            <w:spacing w:line="360" w:lineRule="auto"/>
            <w:rPr>
              <w:rFonts w:eastAsiaTheme="minorEastAsia"/>
              <w:i w:val="0"/>
              <w:iCs w:val="0"/>
              <w:noProof/>
              <w:sz w:val="24"/>
              <w:szCs w:val="24"/>
              <w:lang w:eastAsia="nb-NO"/>
            </w:rPr>
          </w:pPr>
          <w:hyperlink w:anchor="_Toc183172731" w:history="1">
            <w:r w:rsidRPr="005151E8">
              <w:rPr>
                <w:rStyle w:val="Hyperkobling"/>
                <w:rFonts w:ascii="Times New Roman" w:hAnsi="Times New Roman" w:cs="Times New Roman"/>
                <w:b/>
                <w:bCs/>
                <w:noProof/>
              </w:rPr>
              <w:t>Users</w:t>
            </w:r>
            <w:r>
              <w:rPr>
                <w:noProof/>
                <w:webHidden/>
              </w:rPr>
              <w:tab/>
            </w:r>
            <w:r>
              <w:rPr>
                <w:noProof/>
                <w:webHidden/>
              </w:rPr>
              <w:fldChar w:fldCharType="begin"/>
            </w:r>
            <w:r>
              <w:rPr>
                <w:noProof/>
                <w:webHidden/>
              </w:rPr>
              <w:instrText xml:space="preserve"> PAGEREF _Toc183172731 \h </w:instrText>
            </w:r>
            <w:r>
              <w:rPr>
                <w:noProof/>
                <w:webHidden/>
              </w:rPr>
            </w:r>
            <w:r>
              <w:rPr>
                <w:noProof/>
                <w:webHidden/>
              </w:rPr>
              <w:fldChar w:fldCharType="separate"/>
            </w:r>
            <w:r w:rsidR="00EC0B93">
              <w:rPr>
                <w:noProof/>
                <w:webHidden/>
              </w:rPr>
              <w:t>43</w:t>
            </w:r>
            <w:r>
              <w:rPr>
                <w:noProof/>
                <w:webHidden/>
              </w:rPr>
              <w:fldChar w:fldCharType="end"/>
            </w:r>
          </w:hyperlink>
        </w:p>
        <w:p w14:paraId="71E3FE28" w14:textId="2A2F98BC"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32" w:history="1">
            <w:r w:rsidRPr="005151E8">
              <w:rPr>
                <w:rStyle w:val="Hyperkobling"/>
                <w:rFonts w:ascii="Times New Roman" w:hAnsi="Times New Roman" w:cs="Times New Roman"/>
                <w:noProof/>
              </w:rPr>
              <w:t>Konklusjon og diskusjon rundt videre arbeid</w:t>
            </w:r>
            <w:r>
              <w:rPr>
                <w:noProof/>
                <w:webHidden/>
              </w:rPr>
              <w:tab/>
            </w:r>
            <w:r>
              <w:rPr>
                <w:noProof/>
                <w:webHidden/>
              </w:rPr>
              <w:fldChar w:fldCharType="begin"/>
            </w:r>
            <w:r>
              <w:rPr>
                <w:noProof/>
                <w:webHidden/>
              </w:rPr>
              <w:instrText xml:space="preserve"> PAGEREF _Toc183172732 \h </w:instrText>
            </w:r>
            <w:r>
              <w:rPr>
                <w:noProof/>
                <w:webHidden/>
              </w:rPr>
            </w:r>
            <w:r>
              <w:rPr>
                <w:noProof/>
                <w:webHidden/>
              </w:rPr>
              <w:fldChar w:fldCharType="separate"/>
            </w:r>
            <w:r w:rsidR="00EC0B93">
              <w:rPr>
                <w:noProof/>
                <w:webHidden/>
              </w:rPr>
              <w:t>44</w:t>
            </w:r>
            <w:r>
              <w:rPr>
                <w:noProof/>
                <w:webHidden/>
              </w:rPr>
              <w:fldChar w:fldCharType="end"/>
            </w:r>
          </w:hyperlink>
        </w:p>
        <w:p w14:paraId="529A2F01" w14:textId="3A4E3812"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33" w:history="1">
            <w:r w:rsidRPr="005151E8">
              <w:rPr>
                <w:rStyle w:val="Hyperkobling"/>
                <w:rFonts w:ascii="Times New Roman" w:hAnsi="Times New Roman" w:cs="Times New Roman"/>
                <w:noProof/>
              </w:rPr>
              <w:t>Konklusjon</w:t>
            </w:r>
            <w:r>
              <w:rPr>
                <w:noProof/>
                <w:webHidden/>
              </w:rPr>
              <w:tab/>
            </w:r>
            <w:r>
              <w:rPr>
                <w:noProof/>
                <w:webHidden/>
              </w:rPr>
              <w:fldChar w:fldCharType="begin"/>
            </w:r>
            <w:r>
              <w:rPr>
                <w:noProof/>
                <w:webHidden/>
              </w:rPr>
              <w:instrText xml:space="preserve"> PAGEREF _Toc183172733 \h </w:instrText>
            </w:r>
            <w:r>
              <w:rPr>
                <w:noProof/>
                <w:webHidden/>
              </w:rPr>
            </w:r>
            <w:r>
              <w:rPr>
                <w:noProof/>
                <w:webHidden/>
              </w:rPr>
              <w:fldChar w:fldCharType="separate"/>
            </w:r>
            <w:r w:rsidR="00EC0B93">
              <w:rPr>
                <w:noProof/>
                <w:webHidden/>
              </w:rPr>
              <w:t>44</w:t>
            </w:r>
            <w:r>
              <w:rPr>
                <w:noProof/>
                <w:webHidden/>
              </w:rPr>
              <w:fldChar w:fldCharType="end"/>
            </w:r>
          </w:hyperlink>
        </w:p>
        <w:p w14:paraId="000A178D" w14:textId="09C49786" w:rsidR="00BB05B8" w:rsidRDefault="00BB05B8" w:rsidP="0007788F">
          <w:pPr>
            <w:pStyle w:val="INNH2"/>
            <w:tabs>
              <w:tab w:val="right" w:leader="dot" w:pos="9016"/>
            </w:tabs>
            <w:spacing w:line="360" w:lineRule="auto"/>
            <w:rPr>
              <w:rFonts w:eastAsiaTheme="minorEastAsia"/>
              <w:smallCaps w:val="0"/>
              <w:noProof/>
              <w:sz w:val="24"/>
              <w:szCs w:val="24"/>
              <w:lang w:eastAsia="nb-NO"/>
            </w:rPr>
          </w:pPr>
          <w:hyperlink w:anchor="_Toc183172734" w:history="1">
            <w:r w:rsidRPr="005151E8">
              <w:rPr>
                <w:rStyle w:val="Hyperkobling"/>
                <w:rFonts w:ascii="Times New Roman" w:hAnsi="Times New Roman" w:cs="Times New Roman"/>
                <w:noProof/>
              </w:rPr>
              <w:t>Videre arbeid</w:t>
            </w:r>
            <w:r>
              <w:rPr>
                <w:noProof/>
                <w:webHidden/>
              </w:rPr>
              <w:tab/>
            </w:r>
            <w:r>
              <w:rPr>
                <w:noProof/>
                <w:webHidden/>
              </w:rPr>
              <w:fldChar w:fldCharType="begin"/>
            </w:r>
            <w:r>
              <w:rPr>
                <w:noProof/>
                <w:webHidden/>
              </w:rPr>
              <w:instrText xml:space="preserve"> PAGEREF _Toc183172734 \h </w:instrText>
            </w:r>
            <w:r>
              <w:rPr>
                <w:noProof/>
                <w:webHidden/>
              </w:rPr>
            </w:r>
            <w:r>
              <w:rPr>
                <w:noProof/>
                <w:webHidden/>
              </w:rPr>
              <w:fldChar w:fldCharType="separate"/>
            </w:r>
            <w:r w:rsidR="00EC0B93">
              <w:rPr>
                <w:noProof/>
                <w:webHidden/>
              </w:rPr>
              <w:t>44</w:t>
            </w:r>
            <w:r>
              <w:rPr>
                <w:noProof/>
                <w:webHidden/>
              </w:rPr>
              <w:fldChar w:fldCharType="end"/>
            </w:r>
          </w:hyperlink>
        </w:p>
        <w:p w14:paraId="1E363C10" w14:textId="49E319D3"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35" w:history="1">
            <w:r w:rsidRPr="005151E8">
              <w:rPr>
                <w:rStyle w:val="Hyperkobling"/>
                <w:rFonts w:ascii="Times New Roman" w:hAnsi="Times New Roman" w:cs="Times New Roman"/>
                <w:noProof/>
              </w:rPr>
              <w:t>Modeller og vedlegg</w:t>
            </w:r>
            <w:r>
              <w:rPr>
                <w:noProof/>
                <w:webHidden/>
              </w:rPr>
              <w:tab/>
            </w:r>
            <w:r>
              <w:rPr>
                <w:noProof/>
                <w:webHidden/>
              </w:rPr>
              <w:fldChar w:fldCharType="begin"/>
            </w:r>
            <w:r>
              <w:rPr>
                <w:noProof/>
                <w:webHidden/>
              </w:rPr>
              <w:instrText xml:space="preserve"> PAGEREF _Toc183172735 \h </w:instrText>
            </w:r>
            <w:r>
              <w:rPr>
                <w:noProof/>
                <w:webHidden/>
              </w:rPr>
            </w:r>
            <w:r>
              <w:rPr>
                <w:noProof/>
                <w:webHidden/>
              </w:rPr>
              <w:fldChar w:fldCharType="separate"/>
            </w:r>
            <w:r w:rsidR="00EC0B93">
              <w:rPr>
                <w:noProof/>
                <w:webHidden/>
              </w:rPr>
              <w:t>46</w:t>
            </w:r>
            <w:r>
              <w:rPr>
                <w:noProof/>
                <w:webHidden/>
              </w:rPr>
              <w:fldChar w:fldCharType="end"/>
            </w:r>
          </w:hyperlink>
        </w:p>
        <w:p w14:paraId="21AB025D" w14:textId="6A7B8E2E" w:rsidR="00BB05B8" w:rsidRDefault="00BB05B8" w:rsidP="0007788F">
          <w:pPr>
            <w:pStyle w:val="INNH1"/>
            <w:tabs>
              <w:tab w:val="right" w:leader="dot" w:pos="9016"/>
            </w:tabs>
            <w:spacing w:line="360" w:lineRule="auto"/>
            <w:rPr>
              <w:rFonts w:eastAsiaTheme="minorEastAsia"/>
              <w:b w:val="0"/>
              <w:bCs w:val="0"/>
              <w:caps w:val="0"/>
              <w:noProof/>
              <w:sz w:val="24"/>
              <w:szCs w:val="24"/>
              <w:lang w:eastAsia="nb-NO"/>
            </w:rPr>
          </w:pPr>
          <w:hyperlink w:anchor="_Toc183172736" w:history="1">
            <w:r w:rsidRPr="005151E8">
              <w:rPr>
                <w:rStyle w:val="Hyperkobling"/>
                <w:rFonts w:ascii="Times New Roman" w:hAnsi="Times New Roman" w:cs="Times New Roman"/>
                <w:noProof/>
              </w:rPr>
              <w:t>Relevante lenker</w:t>
            </w:r>
            <w:r>
              <w:rPr>
                <w:noProof/>
                <w:webHidden/>
              </w:rPr>
              <w:tab/>
            </w:r>
            <w:r>
              <w:rPr>
                <w:noProof/>
                <w:webHidden/>
              </w:rPr>
              <w:fldChar w:fldCharType="begin"/>
            </w:r>
            <w:r>
              <w:rPr>
                <w:noProof/>
                <w:webHidden/>
              </w:rPr>
              <w:instrText xml:space="preserve"> PAGEREF _Toc183172736 \h </w:instrText>
            </w:r>
            <w:r>
              <w:rPr>
                <w:noProof/>
                <w:webHidden/>
              </w:rPr>
            </w:r>
            <w:r>
              <w:rPr>
                <w:noProof/>
                <w:webHidden/>
              </w:rPr>
              <w:fldChar w:fldCharType="separate"/>
            </w:r>
            <w:r w:rsidR="00EC0B93">
              <w:rPr>
                <w:noProof/>
                <w:webHidden/>
              </w:rPr>
              <w:t>46</w:t>
            </w:r>
            <w:r>
              <w:rPr>
                <w:noProof/>
                <w:webHidden/>
              </w:rPr>
              <w:fldChar w:fldCharType="end"/>
            </w:r>
          </w:hyperlink>
        </w:p>
        <w:p w14:paraId="7076D0AC" w14:textId="38867504" w:rsidR="00287AB8" w:rsidRPr="00F00C8D" w:rsidRDefault="00287AB8" w:rsidP="0007788F">
          <w:pPr>
            <w:spacing w:line="360" w:lineRule="auto"/>
            <w:rPr>
              <w:rFonts w:ascii="Times New Roman" w:hAnsi="Times New Roman" w:cs="Times New Roman"/>
            </w:rPr>
          </w:pPr>
          <w:r w:rsidRPr="00F00C8D">
            <w:rPr>
              <w:rFonts w:ascii="Times New Roman" w:hAnsi="Times New Roman" w:cs="Times New Roman"/>
              <w:b/>
              <w:bCs/>
              <w:noProof/>
            </w:rPr>
            <w:fldChar w:fldCharType="end"/>
          </w:r>
        </w:p>
      </w:sdtContent>
    </w:sdt>
    <w:p w14:paraId="14207AA5" w14:textId="77777777" w:rsidR="00585B32" w:rsidRPr="00F00C8D" w:rsidRDefault="00585B32" w:rsidP="0007788F">
      <w:pPr>
        <w:spacing w:line="360" w:lineRule="auto"/>
        <w:rPr>
          <w:rFonts w:ascii="Times New Roman" w:hAnsi="Times New Roman" w:cs="Times New Roman"/>
        </w:rPr>
      </w:pPr>
    </w:p>
    <w:p w14:paraId="001E2C48" w14:textId="661F167F" w:rsidR="00AF44D7" w:rsidRPr="00F00C8D" w:rsidRDefault="0037379B" w:rsidP="0007788F">
      <w:pPr>
        <w:pStyle w:val="Overskrift1"/>
        <w:spacing w:line="360" w:lineRule="auto"/>
        <w:jc w:val="center"/>
        <w:rPr>
          <w:rFonts w:ascii="Times New Roman" w:hAnsi="Times New Roman" w:cs="Times New Roman"/>
        </w:rPr>
      </w:pPr>
      <w:r w:rsidRPr="00F00C8D">
        <w:rPr>
          <w:rFonts w:ascii="Times New Roman" w:hAnsi="Times New Roman" w:cs="Times New Roman"/>
        </w:rPr>
        <w:br w:type="page"/>
      </w:r>
      <w:bookmarkStart w:id="0" w:name="_Toc182951088"/>
      <w:bookmarkStart w:id="1" w:name="_Toc183172681"/>
      <w:r w:rsidR="00AF44D7" w:rsidRPr="00F00C8D">
        <w:rPr>
          <w:rFonts w:ascii="Times New Roman" w:hAnsi="Times New Roman" w:cs="Times New Roman"/>
          <w:color w:val="auto"/>
        </w:rPr>
        <w:lastRenderedPageBreak/>
        <w:t>Introduksjon</w:t>
      </w:r>
      <w:bookmarkEnd w:id="0"/>
      <w:bookmarkEnd w:id="1"/>
    </w:p>
    <w:p w14:paraId="392C40D2" w14:textId="3470E13B" w:rsidR="00A24A9A" w:rsidRPr="00F00C8D" w:rsidRDefault="00E80FF8" w:rsidP="0007788F">
      <w:pPr>
        <w:spacing w:line="360" w:lineRule="auto"/>
        <w:rPr>
          <w:rFonts w:ascii="Times New Roman" w:hAnsi="Times New Roman" w:cs="Times New Roman"/>
        </w:rPr>
      </w:pPr>
      <w:r w:rsidRPr="00F00C8D">
        <w:rPr>
          <w:rFonts w:ascii="Times New Roman" w:hAnsi="Times New Roman" w:cs="Times New Roman"/>
        </w:rPr>
        <w:t>I dagens samfunn ser vi en stadig økende interesse for smart</w:t>
      </w:r>
      <w:r w:rsidR="00C16392" w:rsidRPr="00F00C8D">
        <w:rPr>
          <w:rFonts w:ascii="Times New Roman" w:hAnsi="Times New Roman" w:cs="Times New Roman"/>
        </w:rPr>
        <w:t>e</w:t>
      </w:r>
      <w:r w:rsidRPr="00F00C8D">
        <w:rPr>
          <w:rFonts w:ascii="Times New Roman" w:hAnsi="Times New Roman" w:cs="Times New Roman"/>
        </w:rPr>
        <w:t xml:space="preserve"> løsninger som gjør hverdagen enklere og mer effektiv. </w:t>
      </w:r>
      <w:r w:rsidR="00D9007D" w:rsidRPr="00F00C8D">
        <w:rPr>
          <w:rFonts w:ascii="Times New Roman" w:hAnsi="Times New Roman" w:cs="Times New Roman"/>
        </w:rPr>
        <w:t xml:space="preserve">For oppstartsbedrifter som ønsker å tilby innovative produkter, kan det imidlertid være utfordrende å utvikle </w:t>
      </w:r>
      <w:r w:rsidR="006F134C" w:rsidRPr="00F00C8D">
        <w:rPr>
          <w:rFonts w:ascii="Times New Roman" w:hAnsi="Times New Roman" w:cs="Times New Roman"/>
        </w:rPr>
        <w:t xml:space="preserve">løsninger som både er brukervennlige og tilpasset målgruppens behov, samtidig som </w:t>
      </w:r>
      <w:r w:rsidR="00401E23" w:rsidRPr="00F00C8D">
        <w:rPr>
          <w:rFonts w:ascii="Times New Roman" w:hAnsi="Times New Roman" w:cs="Times New Roman"/>
        </w:rPr>
        <w:t xml:space="preserve">løsningen </w:t>
      </w:r>
      <w:r w:rsidR="006F134C" w:rsidRPr="00F00C8D">
        <w:rPr>
          <w:rFonts w:ascii="Times New Roman" w:hAnsi="Times New Roman" w:cs="Times New Roman"/>
        </w:rPr>
        <w:t>differensierer seg selv på markedet fra andre aktører.</w:t>
      </w:r>
    </w:p>
    <w:p w14:paraId="55C1CA46" w14:textId="294456C6" w:rsidR="005060E8" w:rsidRPr="00F00C8D" w:rsidRDefault="00A24A9A" w:rsidP="0007788F">
      <w:pPr>
        <w:spacing w:line="360" w:lineRule="auto"/>
        <w:rPr>
          <w:rFonts w:ascii="Times New Roman" w:hAnsi="Times New Roman" w:cs="Times New Roman"/>
        </w:rPr>
      </w:pPr>
      <w:r w:rsidRPr="00F00C8D">
        <w:rPr>
          <w:rFonts w:ascii="Times New Roman" w:hAnsi="Times New Roman" w:cs="Times New Roman"/>
        </w:rPr>
        <w:t xml:space="preserve">Denne </w:t>
      </w:r>
      <w:r w:rsidR="001C0DFD" w:rsidRPr="00F00C8D">
        <w:rPr>
          <w:rFonts w:ascii="Times New Roman" w:hAnsi="Times New Roman" w:cs="Times New Roman"/>
        </w:rPr>
        <w:t>dokumentasjonen</w:t>
      </w:r>
      <w:r w:rsidRPr="00F00C8D">
        <w:rPr>
          <w:rFonts w:ascii="Times New Roman" w:hAnsi="Times New Roman" w:cs="Times New Roman"/>
        </w:rPr>
        <w:t xml:space="preserve"> tar utgangsp</w:t>
      </w:r>
      <w:r w:rsidR="00DF2443" w:rsidRPr="00F00C8D">
        <w:rPr>
          <w:rFonts w:ascii="Times New Roman" w:hAnsi="Times New Roman" w:cs="Times New Roman"/>
        </w:rPr>
        <w:t>unkt i en oppstartsbedrift som ønske</w:t>
      </w:r>
      <w:r w:rsidR="00CC1B88" w:rsidRPr="00F00C8D">
        <w:rPr>
          <w:rFonts w:ascii="Times New Roman" w:hAnsi="Times New Roman" w:cs="Times New Roman"/>
        </w:rPr>
        <w:t>r</w:t>
      </w:r>
      <w:r w:rsidR="00DF2443" w:rsidRPr="00F00C8D">
        <w:rPr>
          <w:rFonts w:ascii="Times New Roman" w:hAnsi="Times New Roman" w:cs="Times New Roman"/>
        </w:rPr>
        <w:t xml:space="preserve"> å utvikle et smart system for strømvarsling og optimal </w:t>
      </w:r>
      <w:proofErr w:type="spellStart"/>
      <w:r w:rsidR="00613B17" w:rsidRPr="00F00C8D">
        <w:rPr>
          <w:rFonts w:ascii="Times New Roman" w:hAnsi="Times New Roman" w:cs="Times New Roman"/>
        </w:rPr>
        <w:t>lading</w:t>
      </w:r>
      <w:proofErr w:type="spellEnd"/>
      <w:r w:rsidR="00613B17" w:rsidRPr="00F00C8D">
        <w:rPr>
          <w:rFonts w:ascii="Times New Roman" w:hAnsi="Times New Roman" w:cs="Times New Roman"/>
        </w:rPr>
        <w:t xml:space="preserve"> av elbile</w:t>
      </w:r>
      <w:r w:rsidR="0052239E" w:rsidRPr="00F00C8D">
        <w:rPr>
          <w:rFonts w:ascii="Times New Roman" w:hAnsi="Times New Roman" w:cs="Times New Roman"/>
        </w:rPr>
        <w:t>r</w:t>
      </w:r>
      <w:r w:rsidR="00613B17" w:rsidRPr="00F00C8D">
        <w:rPr>
          <w:rFonts w:ascii="Times New Roman" w:hAnsi="Times New Roman" w:cs="Times New Roman"/>
        </w:rPr>
        <w:t xml:space="preserve">. Målet er å lage en løsning som er enkel å bruke for folk med begrenset IT-kompetanse, samtidig som den leverer avanserte funksjoner </w:t>
      </w:r>
      <w:r w:rsidR="005067A1" w:rsidRPr="00F00C8D">
        <w:rPr>
          <w:rFonts w:ascii="Times New Roman" w:hAnsi="Times New Roman" w:cs="Times New Roman"/>
        </w:rPr>
        <w:t>som strømprisanalyse, varslinger, og anbefalinger</w:t>
      </w:r>
      <w:r w:rsidR="005060E8" w:rsidRPr="00F00C8D">
        <w:rPr>
          <w:rFonts w:ascii="Times New Roman" w:hAnsi="Times New Roman" w:cs="Times New Roman"/>
        </w:rPr>
        <w:t xml:space="preserve"> om når det lønner seg å lade bilen.</w:t>
      </w:r>
    </w:p>
    <w:p w14:paraId="5CC166BB" w14:textId="0D2E1F90" w:rsidR="001D35A0" w:rsidRPr="00F00C8D" w:rsidRDefault="00AD7BE7" w:rsidP="0007788F">
      <w:pPr>
        <w:spacing w:line="360" w:lineRule="auto"/>
        <w:rPr>
          <w:rFonts w:ascii="Times New Roman" w:hAnsi="Times New Roman" w:cs="Times New Roman"/>
        </w:rPr>
      </w:pPr>
      <w:r w:rsidRPr="00F00C8D">
        <w:rPr>
          <w:rFonts w:ascii="Times New Roman" w:hAnsi="Times New Roman" w:cs="Times New Roman"/>
        </w:rPr>
        <w:t xml:space="preserve">Dokumentet </w:t>
      </w:r>
      <w:r w:rsidR="00C97D38" w:rsidRPr="00F00C8D">
        <w:rPr>
          <w:rFonts w:ascii="Times New Roman" w:hAnsi="Times New Roman" w:cs="Times New Roman"/>
        </w:rPr>
        <w:t>viser</w:t>
      </w:r>
      <w:r w:rsidR="00BC50CB" w:rsidRPr="00F00C8D">
        <w:rPr>
          <w:rFonts w:ascii="Times New Roman" w:hAnsi="Times New Roman" w:cs="Times New Roman"/>
        </w:rPr>
        <w:t xml:space="preserve"> hele utviklingsprosessen fra kravspesifikasjon </w:t>
      </w:r>
      <w:r w:rsidR="00403AEB" w:rsidRPr="00F00C8D">
        <w:rPr>
          <w:rFonts w:ascii="Times New Roman" w:hAnsi="Times New Roman" w:cs="Times New Roman"/>
        </w:rPr>
        <w:t>til</w:t>
      </w:r>
      <w:r w:rsidR="00BC50CB" w:rsidRPr="00F00C8D">
        <w:rPr>
          <w:rFonts w:ascii="Times New Roman" w:hAnsi="Times New Roman" w:cs="Times New Roman"/>
        </w:rPr>
        <w:t xml:space="preserve"> ferdig prototype. </w:t>
      </w:r>
      <w:r w:rsidR="00E92A78" w:rsidRPr="00F00C8D">
        <w:rPr>
          <w:rFonts w:ascii="Times New Roman" w:hAnsi="Times New Roman" w:cs="Times New Roman"/>
        </w:rPr>
        <w:t xml:space="preserve">Videre beskriver det kjernesystemet </w:t>
      </w:r>
      <w:r w:rsidR="009D3361" w:rsidRPr="00F00C8D">
        <w:rPr>
          <w:rFonts w:ascii="Times New Roman" w:hAnsi="Times New Roman" w:cs="Times New Roman"/>
        </w:rPr>
        <w:t xml:space="preserve">og funksjonene som er nødvendig for at kunden </w:t>
      </w:r>
      <w:r w:rsidR="00C50499" w:rsidRPr="00F00C8D">
        <w:rPr>
          <w:rFonts w:ascii="Times New Roman" w:hAnsi="Times New Roman" w:cs="Times New Roman"/>
        </w:rPr>
        <w:t xml:space="preserve">skal </w:t>
      </w:r>
      <w:r w:rsidR="0030498C" w:rsidRPr="00F00C8D">
        <w:rPr>
          <w:rFonts w:ascii="Times New Roman" w:hAnsi="Times New Roman" w:cs="Times New Roman"/>
        </w:rPr>
        <w:t>forstå hvordan produ</w:t>
      </w:r>
      <w:r w:rsidR="00F82051" w:rsidRPr="00F00C8D">
        <w:rPr>
          <w:rFonts w:ascii="Times New Roman" w:hAnsi="Times New Roman" w:cs="Times New Roman"/>
        </w:rPr>
        <w:t>ktet fungerer, og hvordan man kan bygge videre på det.</w:t>
      </w:r>
      <w:r w:rsidR="0050646D" w:rsidRPr="00F00C8D">
        <w:rPr>
          <w:rFonts w:ascii="Times New Roman" w:hAnsi="Times New Roman" w:cs="Times New Roman"/>
        </w:rPr>
        <w:t xml:space="preserve"> </w:t>
      </w:r>
      <w:r w:rsidR="00BC50CB" w:rsidRPr="00F00C8D">
        <w:rPr>
          <w:rFonts w:ascii="Times New Roman" w:hAnsi="Times New Roman" w:cs="Times New Roman"/>
        </w:rPr>
        <w:t>Det inneholder detaljer om systemets funksjonalitet, tekniske krav</w:t>
      </w:r>
      <w:r w:rsidR="00AD494A" w:rsidRPr="00F00C8D">
        <w:rPr>
          <w:rFonts w:ascii="Times New Roman" w:hAnsi="Times New Roman" w:cs="Times New Roman"/>
        </w:rPr>
        <w:t xml:space="preserve">, arkitektur, testing </w:t>
      </w:r>
      <w:r w:rsidR="00387389" w:rsidRPr="00F00C8D">
        <w:rPr>
          <w:rFonts w:ascii="Times New Roman" w:hAnsi="Times New Roman" w:cs="Times New Roman"/>
        </w:rPr>
        <w:t xml:space="preserve">og hvordan vi har gått fram for å komme </w:t>
      </w:r>
      <w:r w:rsidR="00627F59" w:rsidRPr="00F00C8D">
        <w:rPr>
          <w:rFonts w:ascii="Times New Roman" w:hAnsi="Times New Roman" w:cs="Times New Roman"/>
        </w:rPr>
        <w:t xml:space="preserve">fram til en løsning som tilfredsstiller kundens behov. </w:t>
      </w:r>
    </w:p>
    <w:p w14:paraId="0AEEF843" w14:textId="1446C7D6" w:rsidR="007D62F8" w:rsidRPr="00F00C8D" w:rsidRDefault="002F373B" w:rsidP="0007788F">
      <w:pPr>
        <w:spacing w:line="360" w:lineRule="auto"/>
        <w:rPr>
          <w:rFonts w:ascii="Times New Roman" w:hAnsi="Times New Roman" w:cs="Times New Roman"/>
        </w:rPr>
      </w:pPr>
      <w:r w:rsidRPr="00F00C8D">
        <w:rPr>
          <w:rFonts w:ascii="Times New Roman" w:hAnsi="Times New Roman" w:cs="Times New Roman"/>
        </w:rPr>
        <w:t>Denne dokumentasjonen har derfor to formål: Å demonstrere hvordan et teknologisk konsept kan gå fra idé til prototype, og å vise hvordan et solid fundament kan legges for videreutvikling. Det er vår forhåpning at dette arbeidet ikke bare dekker oppdragsgivers behov, men også inspirerer til videre innovasjon innen smart energistyring og bærekraftig teknologi.</w:t>
      </w:r>
      <w:r w:rsidR="00E80FF8" w:rsidRPr="00F00C8D">
        <w:rPr>
          <w:rFonts w:ascii="Times New Roman" w:hAnsi="Times New Roman" w:cs="Times New Roman"/>
        </w:rPr>
        <w:br w:type="page"/>
      </w:r>
    </w:p>
    <w:p w14:paraId="0CC6177D" w14:textId="7FBBE3CC" w:rsidR="009D1222" w:rsidRPr="00F00C8D" w:rsidRDefault="00E9716C" w:rsidP="0007788F">
      <w:pPr>
        <w:pStyle w:val="Overskrift1"/>
        <w:spacing w:line="360" w:lineRule="auto"/>
        <w:ind w:left="708" w:hanging="708"/>
        <w:jc w:val="center"/>
        <w:rPr>
          <w:rFonts w:ascii="Times New Roman" w:hAnsi="Times New Roman" w:cs="Times New Roman"/>
          <w:color w:val="auto"/>
        </w:rPr>
      </w:pPr>
      <w:bookmarkStart w:id="2" w:name="_Toc182951089"/>
      <w:bookmarkStart w:id="3" w:name="_Toc183172682"/>
      <w:r w:rsidRPr="00F00C8D">
        <w:rPr>
          <w:rFonts w:ascii="Times New Roman" w:hAnsi="Times New Roman" w:cs="Times New Roman"/>
          <w:color w:val="auto"/>
        </w:rPr>
        <w:lastRenderedPageBreak/>
        <w:t>Problemstilling</w:t>
      </w:r>
      <w:bookmarkEnd w:id="2"/>
      <w:bookmarkEnd w:id="3"/>
    </w:p>
    <w:p w14:paraId="3FCFB5C2" w14:textId="47C87B03" w:rsidR="001D35A0" w:rsidRPr="00F00C8D" w:rsidRDefault="001D35A0" w:rsidP="0007788F">
      <w:pPr>
        <w:spacing w:line="360" w:lineRule="auto"/>
        <w:rPr>
          <w:rFonts w:ascii="Times New Roman" w:hAnsi="Times New Roman" w:cs="Times New Roman"/>
        </w:rPr>
      </w:pPr>
      <w:r w:rsidRPr="00F00C8D">
        <w:rPr>
          <w:rFonts w:ascii="Times New Roman" w:hAnsi="Times New Roman" w:cs="Times New Roman"/>
        </w:rPr>
        <w:t>Problemstillingen vi sto ovenf</w:t>
      </w:r>
      <w:r w:rsidR="002252EA" w:rsidRPr="00F00C8D">
        <w:rPr>
          <w:rFonts w:ascii="Times New Roman" w:hAnsi="Times New Roman" w:cs="Times New Roman"/>
        </w:rPr>
        <w:t>or som ledet oss til idéen</w:t>
      </w:r>
      <w:r w:rsidR="000139AC" w:rsidRPr="00F00C8D">
        <w:rPr>
          <w:rFonts w:ascii="Times New Roman" w:hAnsi="Times New Roman" w:cs="Times New Roman"/>
        </w:rPr>
        <w:t xml:space="preserve"> vår</w:t>
      </w:r>
      <w:r w:rsidR="00275C9A" w:rsidRPr="00F00C8D">
        <w:rPr>
          <w:rFonts w:ascii="Times New Roman" w:hAnsi="Times New Roman" w:cs="Times New Roman"/>
        </w:rPr>
        <w:t>,</w:t>
      </w:r>
      <w:r w:rsidR="000139AC" w:rsidRPr="00F00C8D">
        <w:rPr>
          <w:rFonts w:ascii="Times New Roman" w:hAnsi="Times New Roman" w:cs="Times New Roman"/>
        </w:rPr>
        <w:t xml:space="preserve"> </w:t>
      </w:r>
      <w:r w:rsidR="000D1315" w:rsidRPr="00F00C8D">
        <w:rPr>
          <w:rFonts w:ascii="Times New Roman" w:hAnsi="Times New Roman" w:cs="Times New Roman"/>
        </w:rPr>
        <w:t xml:space="preserve">handlet mye om </w:t>
      </w:r>
      <w:r w:rsidR="00C819DB" w:rsidRPr="00F00C8D">
        <w:rPr>
          <w:rFonts w:ascii="Times New Roman" w:hAnsi="Times New Roman" w:cs="Times New Roman"/>
        </w:rPr>
        <w:t>alminnelighet og åpenhet</w:t>
      </w:r>
      <w:r w:rsidR="00332781" w:rsidRPr="00F00C8D">
        <w:rPr>
          <w:rFonts w:ascii="Times New Roman" w:hAnsi="Times New Roman" w:cs="Times New Roman"/>
        </w:rPr>
        <w:t xml:space="preserve">. </w:t>
      </w:r>
      <w:r w:rsidR="003C769A" w:rsidRPr="00F00C8D">
        <w:rPr>
          <w:rFonts w:ascii="Times New Roman" w:hAnsi="Times New Roman" w:cs="Times New Roman"/>
        </w:rPr>
        <w:t xml:space="preserve">I dag er det ikke uvanlig at strømaktører </w:t>
      </w:r>
      <w:r w:rsidR="00DD1F54" w:rsidRPr="00F00C8D">
        <w:rPr>
          <w:rFonts w:ascii="Times New Roman" w:hAnsi="Times New Roman" w:cs="Times New Roman"/>
        </w:rPr>
        <w:t>har egne applikasjoner og tjenester for sine strømkunder</w:t>
      </w:r>
      <w:r w:rsidR="0039511C" w:rsidRPr="00F00C8D">
        <w:rPr>
          <w:rFonts w:ascii="Times New Roman" w:hAnsi="Times New Roman" w:cs="Times New Roman"/>
        </w:rPr>
        <w:t xml:space="preserve">. I disse applikasjonene finner man som regel </w:t>
      </w:r>
      <w:r w:rsidR="00EA3427" w:rsidRPr="00F00C8D">
        <w:rPr>
          <w:rFonts w:ascii="Times New Roman" w:hAnsi="Times New Roman" w:cs="Times New Roman"/>
        </w:rPr>
        <w:t>funksjoner som smart-</w:t>
      </w:r>
      <w:proofErr w:type="spellStart"/>
      <w:r w:rsidR="00EA3427" w:rsidRPr="00F00C8D">
        <w:rPr>
          <w:rFonts w:ascii="Times New Roman" w:hAnsi="Times New Roman" w:cs="Times New Roman"/>
        </w:rPr>
        <w:t>lading</w:t>
      </w:r>
      <w:proofErr w:type="spellEnd"/>
      <w:r w:rsidR="00EA3427" w:rsidRPr="00F00C8D">
        <w:rPr>
          <w:rFonts w:ascii="Times New Roman" w:hAnsi="Times New Roman" w:cs="Times New Roman"/>
        </w:rPr>
        <w:t xml:space="preserve"> </w:t>
      </w:r>
      <w:r w:rsidR="00B372E4" w:rsidRPr="00F00C8D">
        <w:rPr>
          <w:rFonts w:ascii="Times New Roman" w:hAnsi="Times New Roman" w:cs="Times New Roman"/>
        </w:rPr>
        <w:t xml:space="preserve">og andre </w:t>
      </w:r>
      <w:r w:rsidR="006175DB" w:rsidRPr="00F00C8D">
        <w:rPr>
          <w:rFonts w:ascii="Times New Roman" w:hAnsi="Times New Roman" w:cs="Times New Roman"/>
        </w:rPr>
        <w:t>mulighet</w:t>
      </w:r>
      <w:r w:rsidR="007B2731" w:rsidRPr="00F00C8D">
        <w:rPr>
          <w:rFonts w:ascii="Times New Roman" w:hAnsi="Times New Roman" w:cs="Times New Roman"/>
        </w:rPr>
        <w:t>er</w:t>
      </w:r>
      <w:r w:rsidR="006175DB" w:rsidRPr="00F00C8D">
        <w:rPr>
          <w:rFonts w:ascii="Times New Roman" w:hAnsi="Times New Roman" w:cs="Times New Roman"/>
        </w:rPr>
        <w:t xml:space="preserve"> for assistanse rundt </w:t>
      </w:r>
      <w:proofErr w:type="spellStart"/>
      <w:r w:rsidR="006175DB" w:rsidRPr="00F00C8D">
        <w:rPr>
          <w:rFonts w:ascii="Times New Roman" w:hAnsi="Times New Roman" w:cs="Times New Roman"/>
        </w:rPr>
        <w:t>lading</w:t>
      </w:r>
      <w:proofErr w:type="spellEnd"/>
      <w:r w:rsidR="006175DB" w:rsidRPr="00F00C8D">
        <w:rPr>
          <w:rFonts w:ascii="Times New Roman" w:hAnsi="Times New Roman" w:cs="Times New Roman"/>
        </w:rPr>
        <w:t xml:space="preserve">. </w:t>
      </w:r>
      <w:r w:rsidR="00F5328D" w:rsidRPr="00F00C8D">
        <w:rPr>
          <w:rFonts w:ascii="Times New Roman" w:hAnsi="Times New Roman" w:cs="Times New Roman"/>
        </w:rPr>
        <w:t xml:space="preserve">Disse er derimot </w:t>
      </w:r>
      <w:r w:rsidR="00296BA0" w:rsidRPr="00F00C8D">
        <w:rPr>
          <w:rFonts w:ascii="Times New Roman" w:hAnsi="Times New Roman" w:cs="Times New Roman"/>
        </w:rPr>
        <w:t xml:space="preserve">veldig lukkede løsninger og krever ofte ekstra tilbehør eller fysiske produkter </w:t>
      </w:r>
      <w:r w:rsidR="008B6A6F" w:rsidRPr="00F00C8D">
        <w:rPr>
          <w:rFonts w:ascii="Times New Roman" w:hAnsi="Times New Roman" w:cs="Times New Roman"/>
        </w:rPr>
        <w:t>fra aktøren direkte, eller fra produsenter som støttes av strømselskapet.</w:t>
      </w:r>
      <w:r w:rsidR="00F90778" w:rsidRPr="00F00C8D">
        <w:rPr>
          <w:rFonts w:ascii="Times New Roman" w:hAnsi="Times New Roman" w:cs="Times New Roman"/>
        </w:rPr>
        <w:t xml:space="preserve"> Orde</w:t>
      </w:r>
      <w:r w:rsidR="003C300F" w:rsidRPr="00F00C8D">
        <w:rPr>
          <w:rFonts w:ascii="Times New Roman" w:hAnsi="Times New Roman" w:cs="Times New Roman"/>
        </w:rPr>
        <w:t>ne</w:t>
      </w:r>
      <w:r w:rsidR="00F90778" w:rsidRPr="00F00C8D">
        <w:rPr>
          <w:rFonts w:ascii="Times New Roman" w:hAnsi="Times New Roman" w:cs="Times New Roman"/>
        </w:rPr>
        <w:t xml:space="preserve"> «lukkede</w:t>
      </w:r>
      <w:r w:rsidR="003C300F" w:rsidRPr="00F00C8D">
        <w:rPr>
          <w:rFonts w:ascii="Times New Roman" w:hAnsi="Times New Roman" w:cs="Times New Roman"/>
        </w:rPr>
        <w:t xml:space="preserve"> løsninger</w:t>
      </w:r>
      <w:r w:rsidR="00F90778" w:rsidRPr="00F00C8D">
        <w:rPr>
          <w:rFonts w:ascii="Times New Roman" w:hAnsi="Times New Roman" w:cs="Times New Roman"/>
        </w:rPr>
        <w:t xml:space="preserve">» refererer her til </w:t>
      </w:r>
      <w:r w:rsidR="008856B4" w:rsidRPr="00F00C8D">
        <w:rPr>
          <w:rFonts w:ascii="Times New Roman" w:hAnsi="Times New Roman" w:cs="Times New Roman"/>
        </w:rPr>
        <w:t xml:space="preserve">at </w:t>
      </w:r>
      <w:r w:rsidR="00F749CA" w:rsidRPr="00F00C8D">
        <w:rPr>
          <w:rFonts w:ascii="Times New Roman" w:hAnsi="Times New Roman" w:cs="Times New Roman"/>
        </w:rPr>
        <w:t>funksjonen</w:t>
      </w:r>
      <w:r w:rsidR="003C300F" w:rsidRPr="00F00C8D">
        <w:rPr>
          <w:rFonts w:ascii="Times New Roman" w:hAnsi="Times New Roman" w:cs="Times New Roman"/>
        </w:rPr>
        <w:t>e</w:t>
      </w:r>
      <w:r w:rsidR="00F749CA" w:rsidRPr="00F00C8D">
        <w:rPr>
          <w:rFonts w:ascii="Times New Roman" w:hAnsi="Times New Roman" w:cs="Times New Roman"/>
        </w:rPr>
        <w:t xml:space="preserve"> </w:t>
      </w:r>
      <w:r w:rsidR="004E773E" w:rsidRPr="00F00C8D">
        <w:rPr>
          <w:rFonts w:ascii="Times New Roman" w:hAnsi="Times New Roman" w:cs="Times New Roman"/>
        </w:rPr>
        <w:t>som man</w:t>
      </w:r>
      <w:r w:rsidR="003C300F" w:rsidRPr="00F00C8D">
        <w:rPr>
          <w:rFonts w:ascii="Times New Roman" w:hAnsi="Times New Roman" w:cs="Times New Roman"/>
        </w:rPr>
        <w:t xml:space="preserve"> noen ganger finner i slike applikasjoner, ikke </w:t>
      </w:r>
      <w:r w:rsidR="00A40204" w:rsidRPr="00F00C8D">
        <w:rPr>
          <w:rFonts w:ascii="Times New Roman" w:hAnsi="Times New Roman" w:cs="Times New Roman"/>
        </w:rPr>
        <w:t xml:space="preserve">er tilgjengelig </w:t>
      </w:r>
      <w:r w:rsidR="003C300F" w:rsidRPr="00F00C8D">
        <w:rPr>
          <w:rFonts w:ascii="Times New Roman" w:hAnsi="Times New Roman" w:cs="Times New Roman"/>
        </w:rPr>
        <w:t>for alle</w:t>
      </w:r>
      <w:r w:rsidR="00114BAC" w:rsidRPr="00F00C8D">
        <w:rPr>
          <w:rFonts w:ascii="Times New Roman" w:hAnsi="Times New Roman" w:cs="Times New Roman"/>
        </w:rPr>
        <w:t>.</w:t>
      </w:r>
    </w:p>
    <w:p w14:paraId="6976D519" w14:textId="6F9CD385" w:rsidR="009D1222" w:rsidRPr="00F00C8D" w:rsidRDefault="00E733E8" w:rsidP="0007788F">
      <w:pPr>
        <w:spacing w:line="360" w:lineRule="auto"/>
        <w:rPr>
          <w:rFonts w:ascii="Times New Roman" w:hAnsi="Times New Roman" w:cs="Times New Roman"/>
        </w:rPr>
      </w:pPr>
      <w:r w:rsidRPr="00F00C8D">
        <w:rPr>
          <w:rFonts w:ascii="Times New Roman" w:hAnsi="Times New Roman" w:cs="Times New Roman"/>
        </w:rPr>
        <w:t>Vi tenkte derfor</w:t>
      </w:r>
      <w:r w:rsidR="002A2F84" w:rsidRPr="00F00C8D">
        <w:rPr>
          <w:rFonts w:ascii="Times New Roman" w:hAnsi="Times New Roman" w:cs="Times New Roman"/>
        </w:rPr>
        <w:t xml:space="preserve">: </w:t>
      </w:r>
      <w:r w:rsidR="003D7F2F" w:rsidRPr="00F00C8D">
        <w:rPr>
          <w:rFonts w:ascii="Times New Roman" w:hAnsi="Times New Roman" w:cs="Times New Roman"/>
        </w:rPr>
        <w:t xml:space="preserve">«Hvordan kan vi utvikle en åpen og brukervennlig løsning for elbillading som eliminerer avhengigheten av proprietære løsninger og spesifikke strømselskaper, samtidig som den tilbyr avanserte funksjoner som optimalisert </w:t>
      </w:r>
      <w:proofErr w:type="spellStart"/>
      <w:r w:rsidR="003D7F2F" w:rsidRPr="00F00C8D">
        <w:rPr>
          <w:rFonts w:ascii="Times New Roman" w:hAnsi="Times New Roman" w:cs="Times New Roman"/>
        </w:rPr>
        <w:t>lading</w:t>
      </w:r>
      <w:proofErr w:type="spellEnd"/>
      <w:r w:rsidR="003D7F2F" w:rsidRPr="00F00C8D">
        <w:rPr>
          <w:rFonts w:ascii="Times New Roman" w:hAnsi="Times New Roman" w:cs="Times New Roman"/>
        </w:rPr>
        <w:t xml:space="preserve"> og strømprisanalyse?»</w:t>
      </w:r>
      <w:r w:rsidR="009D1222" w:rsidRPr="00F00C8D">
        <w:rPr>
          <w:rFonts w:ascii="Times New Roman" w:hAnsi="Times New Roman" w:cs="Times New Roman"/>
        </w:rPr>
        <w:br w:type="page"/>
      </w:r>
    </w:p>
    <w:p w14:paraId="5E4544B8" w14:textId="2005207B" w:rsidR="00E241D8" w:rsidRPr="00F00C8D" w:rsidRDefault="00141697" w:rsidP="0007788F">
      <w:pPr>
        <w:pStyle w:val="Overskrift1"/>
        <w:spacing w:line="360" w:lineRule="auto"/>
        <w:jc w:val="center"/>
        <w:rPr>
          <w:rFonts w:ascii="Times New Roman" w:hAnsi="Times New Roman" w:cs="Times New Roman"/>
          <w:color w:val="auto"/>
        </w:rPr>
      </w:pPr>
      <w:bookmarkStart w:id="4" w:name="_Toc182951090"/>
      <w:bookmarkStart w:id="5" w:name="_Toc183172683"/>
      <w:r w:rsidRPr="00F00C8D">
        <w:rPr>
          <w:rFonts w:ascii="Times New Roman" w:hAnsi="Times New Roman" w:cs="Times New Roman"/>
          <w:color w:val="auto"/>
        </w:rPr>
        <w:lastRenderedPageBreak/>
        <w:t>Løsningsbeskrivelse</w:t>
      </w:r>
      <w:bookmarkEnd w:id="4"/>
      <w:bookmarkEnd w:id="5"/>
    </w:p>
    <w:p w14:paraId="362F86AB" w14:textId="076D5395" w:rsidR="001B2008" w:rsidRPr="00F00C8D" w:rsidRDefault="00A06C98" w:rsidP="0007788F">
      <w:pPr>
        <w:spacing w:line="360" w:lineRule="auto"/>
        <w:rPr>
          <w:rFonts w:ascii="Times New Roman" w:hAnsi="Times New Roman" w:cs="Times New Roman"/>
        </w:rPr>
      </w:pPr>
      <w:r w:rsidRPr="00F00C8D">
        <w:rPr>
          <w:rFonts w:ascii="Times New Roman" w:hAnsi="Times New Roman" w:cs="Times New Roman"/>
        </w:rPr>
        <w:t xml:space="preserve">For å møte utfordringen i dagens marked med lukkede løsninger for elbillading, </w:t>
      </w:r>
      <w:r w:rsidR="00B57FA5" w:rsidRPr="00F00C8D">
        <w:rPr>
          <w:rFonts w:ascii="Times New Roman" w:hAnsi="Times New Roman" w:cs="Times New Roman"/>
        </w:rPr>
        <w:t xml:space="preserve">er det </w:t>
      </w:r>
      <w:r w:rsidR="00A7068C" w:rsidRPr="00F00C8D">
        <w:rPr>
          <w:rFonts w:ascii="Times New Roman" w:hAnsi="Times New Roman" w:cs="Times New Roman"/>
        </w:rPr>
        <w:t>valgt</w:t>
      </w:r>
      <w:r w:rsidRPr="00F00C8D">
        <w:rPr>
          <w:rFonts w:ascii="Times New Roman" w:hAnsi="Times New Roman" w:cs="Times New Roman"/>
        </w:rPr>
        <w:t xml:space="preserve"> å </w:t>
      </w:r>
      <w:r w:rsidR="00AB31B1" w:rsidRPr="00F00C8D">
        <w:rPr>
          <w:rFonts w:ascii="Times New Roman" w:hAnsi="Times New Roman" w:cs="Times New Roman"/>
        </w:rPr>
        <w:t>tilrettelegge for</w:t>
      </w:r>
      <w:r w:rsidRPr="00F00C8D">
        <w:rPr>
          <w:rFonts w:ascii="Times New Roman" w:hAnsi="Times New Roman" w:cs="Times New Roman"/>
        </w:rPr>
        <w:t xml:space="preserve"> en åpen og brukervennlig tjeneste som er uavhengig av spesifikke strømselskaper eller </w:t>
      </w:r>
      <w:r w:rsidR="00D6103B" w:rsidRPr="00F00C8D">
        <w:rPr>
          <w:rFonts w:ascii="Times New Roman" w:hAnsi="Times New Roman" w:cs="Times New Roman"/>
        </w:rPr>
        <w:t>fysiske</w:t>
      </w:r>
      <w:r w:rsidRPr="00F00C8D">
        <w:rPr>
          <w:rFonts w:ascii="Times New Roman" w:hAnsi="Times New Roman" w:cs="Times New Roman"/>
        </w:rPr>
        <w:t xml:space="preserve"> tilbehør</w:t>
      </w:r>
      <w:r w:rsidR="003B4D5A" w:rsidRPr="00F00C8D">
        <w:rPr>
          <w:rFonts w:ascii="Times New Roman" w:hAnsi="Times New Roman" w:cs="Times New Roman"/>
        </w:rPr>
        <w:t xml:space="preserve">. Hovedmålet er å tilby en fleksibel løsning som tilpasser seg brukerens behov, uten tekniske barrierer, samtidig som den gjør </w:t>
      </w:r>
      <w:proofErr w:type="spellStart"/>
      <w:r w:rsidR="003B4D5A" w:rsidRPr="00F00C8D">
        <w:rPr>
          <w:rFonts w:ascii="Times New Roman" w:hAnsi="Times New Roman" w:cs="Times New Roman"/>
        </w:rPr>
        <w:t>lading</w:t>
      </w:r>
      <w:proofErr w:type="spellEnd"/>
      <w:r w:rsidR="003B4D5A" w:rsidRPr="00F00C8D">
        <w:rPr>
          <w:rFonts w:ascii="Times New Roman" w:hAnsi="Times New Roman" w:cs="Times New Roman"/>
        </w:rPr>
        <w:t xml:space="preserve"> enklere</w:t>
      </w:r>
      <w:r w:rsidR="006B08CE" w:rsidRPr="00F00C8D">
        <w:rPr>
          <w:rFonts w:ascii="Times New Roman" w:hAnsi="Times New Roman" w:cs="Times New Roman"/>
        </w:rPr>
        <w:t>.</w:t>
      </w:r>
    </w:p>
    <w:p w14:paraId="7CBEE7A2" w14:textId="14BD1DDE" w:rsidR="00867C16" w:rsidRPr="00F00C8D" w:rsidRDefault="00521835" w:rsidP="0007788F">
      <w:pPr>
        <w:pStyle w:val="Overskrift2"/>
        <w:spacing w:line="360" w:lineRule="auto"/>
        <w:rPr>
          <w:rFonts w:ascii="Times New Roman" w:hAnsi="Times New Roman" w:cs="Times New Roman"/>
          <w:b/>
          <w:bCs/>
          <w:color w:val="auto"/>
          <w:sz w:val="28"/>
          <w:szCs w:val="28"/>
        </w:rPr>
      </w:pPr>
      <w:bookmarkStart w:id="6" w:name="_Toc182951091"/>
      <w:bookmarkStart w:id="7" w:name="_Toc183172684"/>
      <w:r w:rsidRPr="00F00C8D">
        <w:rPr>
          <w:rFonts w:ascii="Times New Roman" w:hAnsi="Times New Roman" w:cs="Times New Roman"/>
          <w:b/>
          <w:bCs/>
          <w:color w:val="auto"/>
          <w:sz w:val="28"/>
          <w:szCs w:val="28"/>
        </w:rPr>
        <w:t>Kjernefunksjonalitet:</w:t>
      </w:r>
      <w:bookmarkEnd w:id="6"/>
      <w:bookmarkEnd w:id="7"/>
      <w:r w:rsidRPr="00F00C8D">
        <w:rPr>
          <w:rFonts w:ascii="Times New Roman" w:hAnsi="Times New Roman" w:cs="Times New Roman"/>
          <w:b/>
          <w:bCs/>
          <w:color w:val="auto"/>
          <w:sz w:val="28"/>
          <w:szCs w:val="28"/>
        </w:rPr>
        <w:t xml:space="preserve"> </w:t>
      </w:r>
    </w:p>
    <w:p w14:paraId="19E1C3AD" w14:textId="6F235D1E" w:rsidR="00665D74" w:rsidRPr="00F00C8D" w:rsidRDefault="00275710" w:rsidP="0007788F">
      <w:pPr>
        <w:spacing w:line="360" w:lineRule="auto"/>
        <w:rPr>
          <w:rFonts w:ascii="Times New Roman" w:hAnsi="Times New Roman" w:cs="Times New Roman"/>
        </w:rPr>
      </w:pPr>
      <w:r w:rsidRPr="00F00C8D">
        <w:rPr>
          <w:rFonts w:ascii="Times New Roman" w:hAnsi="Times New Roman" w:cs="Times New Roman"/>
        </w:rPr>
        <w:t>Produktets kjernefunksjonalitet er å varsle brukeren når bilen bør lades. Dette kan gjøres på flere måter</w:t>
      </w:r>
      <w:r w:rsidR="00665D74" w:rsidRPr="00F00C8D">
        <w:rPr>
          <w:rFonts w:ascii="Times New Roman" w:hAnsi="Times New Roman" w:cs="Times New Roman"/>
        </w:rPr>
        <w:t xml:space="preserve">, men hovedsakelig </w:t>
      </w:r>
      <w:r w:rsidR="00395584" w:rsidRPr="00F00C8D">
        <w:rPr>
          <w:rFonts w:ascii="Times New Roman" w:hAnsi="Times New Roman" w:cs="Times New Roman"/>
        </w:rPr>
        <w:t>basert på disse</w:t>
      </w:r>
      <w:r w:rsidR="00F4472C" w:rsidRPr="00F00C8D">
        <w:rPr>
          <w:rFonts w:ascii="Times New Roman" w:hAnsi="Times New Roman" w:cs="Times New Roman"/>
        </w:rPr>
        <w:t xml:space="preserve"> verdiene</w:t>
      </w:r>
      <w:r w:rsidR="00395584" w:rsidRPr="00F00C8D">
        <w:rPr>
          <w:rFonts w:ascii="Times New Roman" w:hAnsi="Times New Roman" w:cs="Times New Roman"/>
        </w:rPr>
        <w:t>:</w:t>
      </w:r>
    </w:p>
    <w:p w14:paraId="12FA0E1F" w14:textId="77777777" w:rsidR="00B62E24" w:rsidRPr="00F00C8D" w:rsidRDefault="00B62E24"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Tidligere, gjeldene og fremtidige strømpriser</w:t>
      </w:r>
    </w:p>
    <w:p w14:paraId="73383B94" w14:textId="5CEF2F53" w:rsidR="00B62E24" w:rsidRPr="00F00C8D" w:rsidRDefault="00B62E24"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Prognoser for prisutvikling</w:t>
      </w:r>
    </w:p>
    <w:p w14:paraId="6F22BCD2" w14:textId="6672E49F" w:rsidR="00395584" w:rsidRPr="00F00C8D" w:rsidRDefault="00395584"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Gjenværende batteriprosent på bilen</w:t>
      </w:r>
    </w:p>
    <w:p w14:paraId="6CF21EB4" w14:textId="4BC55C47" w:rsidR="007834E1" w:rsidRPr="00F00C8D" w:rsidRDefault="00867C16" w:rsidP="0007788F">
      <w:pPr>
        <w:pStyle w:val="Overskrift2"/>
        <w:spacing w:line="360" w:lineRule="auto"/>
        <w:rPr>
          <w:rFonts w:ascii="Times New Roman" w:hAnsi="Times New Roman" w:cs="Times New Roman"/>
          <w:b/>
          <w:bCs/>
          <w:color w:val="auto"/>
          <w:sz w:val="28"/>
          <w:szCs w:val="28"/>
        </w:rPr>
      </w:pPr>
      <w:bookmarkStart w:id="8" w:name="_Toc182951092"/>
      <w:bookmarkStart w:id="9" w:name="_Toc183172685"/>
      <w:r w:rsidRPr="00F00C8D">
        <w:rPr>
          <w:rFonts w:ascii="Times New Roman" w:hAnsi="Times New Roman" w:cs="Times New Roman"/>
          <w:b/>
          <w:bCs/>
          <w:color w:val="auto"/>
          <w:sz w:val="28"/>
          <w:szCs w:val="28"/>
        </w:rPr>
        <w:t xml:space="preserve">Åpen og fleksibel </w:t>
      </w:r>
      <w:bookmarkEnd w:id="8"/>
      <w:r w:rsidR="00046D54" w:rsidRPr="00F00C8D">
        <w:rPr>
          <w:rFonts w:ascii="Times New Roman" w:hAnsi="Times New Roman" w:cs="Times New Roman"/>
          <w:b/>
          <w:bCs/>
          <w:color w:val="auto"/>
          <w:sz w:val="28"/>
          <w:szCs w:val="28"/>
        </w:rPr>
        <w:t>plattform</w:t>
      </w:r>
      <w:bookmarkEnd w:id="9"/>
    </w:p>
    <w:p w14:paraId="05C26F0B" w14:textId="2A3FC408" w:rsidR="00ED45CD" w:rsidRPr="00F00C8D" w:rsidRDefault="00C81CF8" w:rsidP="0007788F">
      <w:pPr>
        <w:spacing w:line="360" w:lineRule="auto"/>
        <w:rPr>
          <w:rFonts w:ascii="Times New Roman" w:hAnsi="Times New Roman" w:cs="Times New Roman"/>
        </w:rPr>
      </w:pPr>
      <w:r w:rsidRPr="00F00C8D">
        <w:rPr>
          <w:rFonts w:ascii="Times New Roman" w:hAnsi="Times New Roman" w:cs="Times New Roman"/>
        </w:rPr>
        <w:t xml:space="preserve">I motsetning til eksisterende løsninger </w:t>
      </w:r>
      <w:r w:rsidR="007D0F6E" w:rsidRPr="00F00C8D">
        <w:rPr>
          <w:rFonts w:ascii="Times New Roman" w:hAnsi="Times New Roman" w:cs="Times New Roman"/>
        </w:rPr>
        <w:t>fra strømselskapene,</w:t>
      </w:r>
      <w:r w:rsidRPr="00F00C8D">
        <w:rPr>
          <w:rFonts w:ascii="Times New Roman" w:hAnsi="Times New Roman" w:cs="Times New Roman"/>
        </w:rPr>
        <w:t xml:space="preserve"> </w:t>
      </w:r>
      <w:proofErr w:type="spellStart"/>
      <w:r w:rsidRPr="00F00C8D">
        <w:rPr>
          <w:rFonts w:ascii="Times New Roman" w:hAnsi="Times New Roman" w:cs="Times New Roman"/>
        </w:rPr>
        <w:t>Vibb</w:t>
      </w:r>
      <w:proofErr w:type="spellEnd"/>
      <w:r w:rsidRPr="00F00C8D">
        <w:rPr>
          <w:rFonts w:ascii="Times New Roman" w:hAnsi="Times New Roman" w:cs="Times New Roman"/>
        </w:rPr>
        <w:t xml:space="preserve"> og </w:t>
      </w:r>
      <w:proofErr w:type="spellStart"/>
      <w:r w:rsidRPr="00F00C8D">
        <w:rPr>
          <w:rFonts w:ascii="Times New Roman" w:hAnsi="Times New Roman" w:cs="Times New Roman"/>
        </w:rPr>
        <w:t>Tibber</w:t>
      </w:r>
      <w:proofErr w:type="spellEnd"/>
      <w:r w:rsidRPr="00F00C8D">
        <w:rPr>
          <w:rFonts w:ascii="Times New Roman" w:hAnsi="Times New Roman" w:cs="Times New Roman"/>
        </w:rPr>
        <w:t xml:space="preserve">, skal ikke dette systemet kreve noen tilknytning til en spesifikk strømleverandør eller innkjøp av kompatible produkter. Dette gjør løsningen tilgjengelig for alle, </w:t>
      </w:r>
      <w:r w:rsidR="00221F48" w:rsidRPr="00F00C8D">
        <w:rPr>
          <w:rFonts w:ascii="Times New Roman" w:hAnsi="Times New Roman" w:cs="Times New Roman"/>
        </w:rPr>
        <w:t>uavhengig</w:t>
      </w:r>
      <w:r w:rsidRPr="00F00C8D">
        <w:rPr>
          <w:rFonts w:ascii="Times New Roman" w:hAnsi="Times New Roman" w:cs="Times New Roman"/>
        </w:rPr>
        <w:t xml:space="preserve"> av hvilket system eller leverandør </w:t>
      </w:r>
      <w:r w:rsidR="00081971" w:rsidRPr="00F00C8D">
        <w:rPr>
          <w:rFonts w:ascii="Times New Roman" w:hAnsi="Times New Roman" w:cs="Times New Roman"/>
        </w:rPr>
        <w:t>de bruker.</w:t>
      </w:r>
      <w:r w:rsidR="00ED45CD" w:rsidRPr="00F00C8D">
        <w:rPr>
          <w:rFonts w:ascii="Times New Roman" w:hAnsi="Times New Roman" w:cs="Times New Roman"/>
        </w:rPr>
        <w:t xml:space="preserve"> </w:t>
      </w:r>
    </w:p>
    <w:p w14:paraId="2D7D8A61" w14:textId="4F1D1E9C" w:rsidR="00867C16" w:rsidRPr="00F00C8D" w:rsidRDefault="00867C16" w:rsidP="0007788F">
      <w:pPr>
        <w:pStyle w:val="Overskrift2"/>
        <w:spacing w:line="360" w:lineRule="auto"/>
        <w:rPr>
          <w:rFonts w:ascii="Times New Roman" w:hAnsi="Times New Roman" w:cs="Times New Roman"/>
          <w:b/>
          <w:bCs/>
          <w:color w:val="auto"/>
          <w:sz w:val="28"/>
          <w:szCs w:val="28"/>
        </w:rPr>
      </w:pPr>
      <w:bookmarkStart w:id="10" w:name="_Toc182951093"/>
      <w:bookmarkStart w:id="11" w:name="_Toc183172686"/>
      <w:r w:rsidRPr="00F00C8D">
        <w:rPr>
          <w:rFonts w:ascii="Times New Roman" w:hAnsi="Times New Roman" w:cs="Times New Roman"/>
          <w:b/>
          <w:bCs/>
          <w:color w:val="auto"/>
          <w:sz w:val="28"/>
          <w:szCs w:val="28"/>
        </w:rPr>
        <w:t>Data og tilgang</w:t>
      </w:r>
      <w:bookmarkEnd w:id="10"/>
      <w:bookmarkEnd w:id="11"/>
    </w:p>
    <w:p w14:paraId="376A98B9" w14:textId="3B418CE0" w:rsidR="00081971" w:rsidRPr="00F00C8D" w:rsidRDefault="004811FA" w:rsidP="0007788F">
      <w:pPr>
        <w:spacing w:line="360" w:lineRule="auto"/>
        <w:rPr>
          <w:rFonts w:ascii="Times New Roman" w:hAnsi="Times New Roman" w:cs="Times New Roman"/>
        </w:rPr>
      </w:pPr>
      <w:r w:rsidRPr="00F00C8D">
        <w:rPr>
          <w:rFonts w:ascii="Times New Roman" w:hAnsi="Times New Roman" w:cs="Times New Roman"/>
        </w:rPr>
        <w:t xml:space="preserve">For at tjenesten skal fungere optimalt kreves det </w:t>
      </w:r>
      <w:r w:rsidR="009C0954" w:rsidRPr="00F00C8D">
        <w:rPr>
          <w:rFonts w:ascii="Times New Roman" w:hAnsi="Times New Roman" w:cs="Times New Roman"/>
        </w:rPr>
        <w:t xml:space="preserve">visse data og tilganger fra brukeren. Disse er </w:t>
      </w:r>
      <w:r w:rsidR="00A42D3A" w:rsidRPr="00F00C8D">
        <w:rPr>
          <w:rFonts w:ascii="Times New Roman" w:hAnsi="Times New Roman" w:cs="Times New Roman"/>
        </w:rPr>
        <w:t>hovedpunktene:</w:t>
      </w:r>
    </w:p>
    <w:p w14:paraId="3B81D35B" w14:textId="6FAA8F85" w:rsidR="00A42D3A" w:rsidRPr="00F00C8D" w:rsidRDefault="0059608A"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Posisjonstilgang: For å avgjøre når brukeren ankommer hjemmet.</w:t>
      </w:r>
    </w:p>
    <w:p w14:paraId="21EE683E" w14:textId="1E60454F" w:rsidR="0059608A" w:rsidRPr="00F00C8D" w:rsidRDefault="0059608A"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Strømdata: For nåværende og estimerte priser.</w:t>
      </w:r>
    </w:p>
    <w:p w14:paraId="5007EB8E" w14:textId="7D73BD48" w:rsidR="001B2008" w:rsidRPr="00F00C8D" w:rsidRDefault="0059608A"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 xml:space="preserve">Batteriprosent: For å sikre at varsler er relevante </w:t>
      </w:r>
      <w:r w:rsidR="00FB065D" w:rsidRPr="00F00C8D">
        <w:rPr>
          <w:rFonts w:ascii="Times New Roman" w:hAnsi="Times New Roman" w:cs="Times New Roman"/>
        </w:rPr>
        <w:t>og ikke sendes unødvendig.</w:t>
      </w:r>
    </w:p>
    <w:p w14:paraId="1D8451C2" w14:textId="5AE47675" w:rsidR="00867C16" w:rsidRPr="00F00C8D" w:rsidRDefault="00867C16" w:rsidP="0007788F">
      <w:pPr>
        <w:pStyle w:val="Overskrift2"/>
        <w:spacing w:line="360" w:lineRule="auto"/>
        <w:rPr>
          <w:rFonts w:ascii="Times New Roman" w:hAnsi="Times New Roman" w:cs="Times New Roman"/>
          <w:b/>
          <w:bCs/>
          <w:color w:val="auto"/>
          <w:sz w:val="28"/>
          <w:szCs w:val="28"/>
        </w:rPr>
      </w:pPr>
      <w:bookmarkStart w:id="12" w:name="_Toc182951094"/>
      <w:bookmarkStart w:id="13" w:name="_Toc183172687"/>
      <w:r w:rsidRPr="00F00C8D">
        <w:rPr>
          <w:rFonts w:ascii="Times New Roman" w:hAnsi="Times New Roman" w:cs="Times New Roman"/>
          <w:b/>
          <w:bCs/>
          <w:color w:val="auto"/>
          <w:sz w:val="28"/>
          <w:szCs w:val="28"/>
        </w:rPr>
        <w:t>Ekspanderbarhet</w:t>
      </w:r>
      <w:r w:rsidR="008E0D86" w:rsidRPr="00F00C8D">
        <w:rPr>
          <w:rFonts w:ascii="Times New Roman" w:hAnsi="Times New Roman" w:cs="Times New Roman"/>
          <w:b/>
          <w:bCs/>
          <w:color w:val="auto"/>
          <w:sz w:val="28"/>
          <w:szCs w:val="28"/>
        </w:rPr>
        <w:t xml:space="preserve"> og antakelser</w:t>
      </w:r>
      <w:bookmarkEnd w:id="12"/>
      <w:bookmarkEnd w:id="13"/>
    </w:p>
    <w:p w14:paraId="78599C82" w14:textId="3BBCE5C2" w:rsidR="008B7EAC" w:rsidRPr="00F00C8D" w:rsidRDefault="002554C2" w:rsidP="0007788F">
      <w:pPr>
        <w:spacing w:line="360" w:lineRule="auto"/>
        <w:rPr>
          <w:rFonts w:ascii="Times New Roman" w:hAnsi="Times New Roman" w:cs="Times New Roman"/>
        </w:rPr>
      </w:pPr>
      <w:r w:rsidRPr="00F00C8D">
        <w:rPr>
          <w:rFonts w:ascii="Times New Roman" w:hAnsi="Times New Roman" w:cs="Times New Roman"/>
        </w:rPr>
        <w:t xml:space="preserve">Produktet bør kunne utvikles videre basert på brukerbehov og tilbakemeldinger. Det er her viktig å ikke </w:t>
      </w:r>
      <w:r w:rsidR="0094138D" w:rsidRPr="00F00C8D">
        <w:rPr>
          <w:rFonts w:ascii="Times New Roman" w:hAnsi="Times New Roman" w:cs="Times New Roman"/>
        </w:rPr>
        <w:t>overtenker</w:t>
      </w:r>
      <w:r w:rsidR="00715234" w:rsidRPr="00F00C8D">
        <w:rPr>
          <w:rFonts w:ascii="Times New Roman" w:hAnsi="Times New Roman" w:cs="Times New Roman"/>
        </w:rPr>
        <w:t xml:space="preserve"> </w:t>
      </w:r>
      <w:r w:rsidR="00FC67AA" w:rsidRPr="00F00C8D">
        <w:rPr>
          <w:rFonts w:ascii="Times New Roman" w:hAnsi="Times New Roman" w:cs="Times New Roman"/>
        </w:rPr>
        <w:t>løsning</w:t>
      </w:r>
      <w:r w:rsidR="008D326C" w:rsidRPr="00F00C8D">
        <w:rPr>
          <w:rFonts w:ascii="Times New Roman" w:hAnsi="Times New Roman" w:cs="Times New Roman"/>
        </w:rPr>
        <w:t>en</w:t>
      </w:r>
      <w:r w:rsidR="000766F7" w:rsidRPr="00F00C8D">
        <w:rPr>
          <w:rFonts w:ascii="Times New Roman" w:hAnsi="Times New Roman" w:cs="Times New Roman"/>
        </w:rPr>
        <w:t xml:space="preserve"> under utviklingen</w:t>
      </w:r>
      <w:r w:rsidR="009439C4" w:rsidRPr="00F00C8D">
        <w:rPr>
          <w:rFonts w:ascii="Times New Roman" w:hAnsi="Times New Roman" w:cs="Times New Roman"/>
        </w:rPr>
        <w:t xml:space="preserve">. Eksempler på </w:t>
      </w:r>
      <w:r w:rsidR="005731DC" w:rsidRPr="00F00C8D">
        <w:rPr>
          <w:rFonts w:ascii="Times New Roman" w:hAnsi="Times New Roman" w:cs="Times New Roman"/>
        </w:rPr>
        <w:t>fremtidige</w:t>
      </w:r>
      <w:r w:rsidR="009439C4" w:rsidRPr="00F00C8D">
        <w:rPr>
          <w:rFonts w:ascii="Times New Roman" w:hAnsi="Times New Roman" w:cs="Times New Roman"/>
        </w:rPr>
        <w:t xml:space="preserve"> utvidelser kan derimot være</w:t>
      </w:r>
      <w:r w:rsidR="001B2008" w:rsidRPr="00F00C8D">
        <w:rPr>
          <w:rFonts w:ascii="Times New Roman" w:hAnsi="Times New Roman" w:cs="Times New Roman"/>
        </w:rPr>
        <w:t xml:space="preserve"> som følger:</w:t>
      </w:r>
    </w:p>
    <w:p w14:paraId="56F6E536" w14:textId="1C2E962B" w:rsidR="001B2008" w:rsidRPr="00F00C8D" w:rsidRDefault="001B2008"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Smart</w:t>
      </w:r>
      <w:r w:rsidR="006914D9" w:rsidRPr="00F00C8D">
        <w:rPr>
          <w:rFonts w:ascii="Times New Roman" w:hAnsi="Times New Roman" w:cs="Times New Roman"/>
        </w:rPr>
        <w:t>e</w:t>
      </w:r>
      <w:r w:rsidRPr="00F00C8D">
        <w:rPr>
          <w:rFonts w:ascii="Times New Roman" w:hAnsi="Times New Roman" w:cs="Times New Roman"/>
        </w:rPr>
        <w:t xml:space="preserve"> varsling</w:t>
      </w:r>
      <w:r w:rsidR="006914D9" w:rsidRPr="00F00C8D">
        <w:rPr>
          <w:rFonts w:ascii="Times New Roman" w:hAnsi="Times New Roman" w:cs="Times New Roman"/>
        </w:rPr>
        <w:t>er</w:t>
      </w:r>
      <w:r w:rsidRPr="00F00C8D">
        <w:rPr>
          <w:rFonts w:ascii="Times New Roman" w:hAnsi="Times New Roman" w:cs="Times New Roman"/>
        </w:rPr>
        <w:t xml:space="preserve">: Tilpassede varsler, basert på </w:t>
      </w:r>
      <w:proofErr w:type="spellStart"/>
      <w:r w:rsidRPr="00F00C8D">
        <w:rPr>
          <w:rFonts w:ascii="Times New Roman" w:hAnsi="Times New Roman" w:cs="Times New Roman"/>
        </w:rPr>
        <w:t>kjørevaner</w:t>
      </w:r>
      <w:proofErr w:type="spellEnd"/>
      <w:r w:rsidRPr="00F00C8D">
        <w:rPr>
          <w:rFonts w:ascii="Times New Roman" w:hAnsi="Times New Roman" w:cs="Times New Roman"/>
        </w:rPr>
        <w:t xml:space="preserve"> og batterinivå.</w:t>
      </w:r>
    </w:p>
    <w:p w14:paraId="72A05F77" w14:textId="3A269FAB" w:rsidR="001B2008" w:rsidRPr="00F00C8D" w:rsidRDefault="0007075E"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rPr>
        <w:t>Fysisk produkt: En skjerm i garasjen</w:t>
      </w:r>
      <w:r w:rsidR="00AC793A" w:rsidRPr="00F00C8D">
        <w:rPr>
          <w:rFonts w:ascii="Times New Roman" w:hAnsi="Times New Roman" w:cs="Times New Roman"/>
        </w:rPr>
        <w:t>, som aktiveres når bilen parkeres som presenterer brukeren med sanntidsdata</w:t>
      </w:r>
      <w:r w:rsidR="005731DC" w:rsidRPr="00F00C8D">
        <w:rPr>
          <w:rFonts w:ascii="Times New Roman" w:hAnsi="Times New Roman" w:cs="Times New Roman"/>
        </w:rPr>
        <w:t>, og gir anbefaling</w:t>
      </w:r>
      <w:r w:rsidR="004D1E26" w:rsidRPr="00F00C8D">
        <w:rPr>
          <w:rFonts w:ascii="Times New Roman" w:hAnsi="Times New Roman" w:cs="Times New Roman"/>
        </w:rPr>
        <w:t xml:space="preserve"> </w:t>
      </w:r>
      <w:r w:rsidR="003940C7" w:rsidRPr="00F00C8D">
        <w:rPr>
          <w:rFonts w:ascii="Times New Roman" w:hAnsi="Times New Roman" w:cs="Times New Roman"/>
        </w:rPr>
        <w:t>visuelt</w:t>
      </w:r>
      <w:r w:rsidR="005731DC" w:rsidRPr="00F00C8D">
        <w:rPr>
          <w:rFonts w:ascii="Times New Roman" w:hAnsi="Times New Roman" w:cs="Times New Roman"/>
        </w:rPr>
        <w:t>.</w:t>
      </w:r>
    </w:p>
    <w:p w14:paraId="16937E7D" w14:textId="77777777" w:rsidR="00D757B6" w:rsidRPr="00F00C8D" w:rsidRDefault="00BB52FF" w:rsidP="0007788F">
      <w:pPr>
        <w:pStyle w:val="Overskrift2"/>
        <w:spacing w:line="360" w:lineRule="auto"/>
        <w:rPr>
          <w:rFonts w:ascii="Times New Roman" w:hAnsi="Times New Roman" w:cs="Times New Roman"/>
          <w:b/>
          <w:bCs/>
          <w:color w:val="auto"/>
          <w:sz w:val="28"/>
          <w:szCs w:val="28"/>
        </w:rPr>
      </w:pPr>
      <w:bookmarkStart w:id="14" w:name="_Toc182951095"/>
      <w:bookmarkStart w:id="15" w:name="_Toc183172688"/>
      <w:r w:rsidRPr="00F00C8D">
        <w:rPr>
          <w:rFonts w:ascii="Times New Roman" w:hAnsi="Times New Roman" w:cs="Times New Roman"/>
          <w:b/>
          <w:bCs/>
          <w:color w:val="auto"/>
          <w:sz w:val="28"/>
          <w:szCs w:val="28"/>
        </w:rPr>
        <w:lastRenderedPageBreak/>
        <w:t>Begrensninger</w:t>
      </w:r>
      <w:bookmarkEnd w:id="14"/>
      <w:bookmarkEnd w:id="15"/>
    </w:p>
    <w:p w14:paraId="05B499CE" w14:textId="2B8D9FF2" w:rsidR="004E4A20" w:rsidRPr="00F00C8D" w:rsidRDefault="004E4A20" w:rsidP="0007788F">
      <w:pPr>
        <w:spacing w:line="360" w:lineRule="auto"/>
        <w:rPr>
          <w:rFonts w:ascii="Times New Roman" w:hAnsi="Times New Roman" w:cs="Times New Roman"/>
        </w:rPr>
      </w:pPr>
      <w:r w:rsidRPr="00F00C8D">
        <w:rPr>
          <w:rFonts w:ascii="Times New Roman" w:hAnsi="Times New Roman" w:cs="Times New Roman"/>
        </w:rPr>
        <w:t>Ettersom løsningens hovedmål er</w:t>
      </w:r>
      <w:r w:rsidR="00046FC0" w:rsidRPr="00F00C8D">
        <w:rPr>
          <w:rFonts w:ascii="Times New Roman" w:hAnsi="Times New Roman" w:cs="Times New Roman"/>
        </w:rPr>
        <w:t xml:space="preserve"> enkelhet og åpenhet, </w:t>
      </w:r>
      <w:r w:rsidRPr="00F00C8D">
        <w:rPr>
          <w:rFonts w:ascii="Times New Roman" w:hAnsi="Times New Roman" w:cs="Times New Roman"/>
        </w:rPr>
        <w:t xml:space="preserve">vil det være klare og tydelige begrensninger for </w:t>
      </w:r>
      <w:r w:rsidR="001B2ECD" w:rsidRPr="00F00C8D">
        <w:rPr>
          <w:rFonts w:ascii="Times New Roman" w:hAnsi="Times New Roman" w:cs="Times New Roman"/>
        </w:rPr>
        <w:t>den</w:t>
      </w:r>
      <w:r w:rsidR="0056458B" w:rsidRPr="00F00C8D">
        <w:rPr>
          <w:rFonts w:ascii="Times New Roman" w:hAnsi="Times New Roman" w:cs="Times New Roman"/>
        </w:rPr>
        <w:t xml:space="preserve">. Dette er noen typiske begrensinger som denne løsningen kan støte på: </w:t>
      </w:r>
    </w:p>
    <w:p w14:paraId="2318B502" w14:textId="4C6B44F6" w:rsidR="0056458B" w:rsidRPr="00F00C8D" w:rsidRDefault="0056458B"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Begrenset tilgang til data.</w:t>
      </w:r>
    </w:p>
    <w:p w14:paraId="109F6B6E" w14:textId="5A0597F8" w:rsidR="0056458B" w:rsidRPr="00F00C8D" w:rsidRDefault="0056458B"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Strømprisdata: Nøyaktige og oppdaterte strømpriser kan være vanskelige å få tak i</w:t>
      </w:r>
      <w:r w:rsidR="00013D4B" w:rsidRPr="00F00C8D">
        <w:rPr>
          <w:rFonts w:ascii="Times New Roman" w:hAnsi="Times New Roman" w:cs="Times New Roman"/>
        </w:rPr>
        <w:t>,</w:t>
      </w:r>
      <w:r w:rsidRPr="00F00C8D">
        <w:rPr>
          <w:rFonts w:ascii="Times New Roman" w:hAnsi="Times New Roman" w:cs="Times New Roman"/>
        </w:rPr>
        <w:t xml:space="preserve"> dersom </w:t>
      </w:r>
      <w:r w:rsidR="00EA7D4F" w:rsidRPr="00F00C8D">
        <w:rPr>
          <w:rFonts w:ascii="Times New Roman" w:hAnsi="Times New Roman" w:cs="Times New Roman"/>
        </w:rPr>
        <w:t>strømleverandøren</w:t>
      </w:r>
      <w:r w:rsidRPr="00F00C8D">
        <w:rPr>
          <w:rFonts w:ascii="Times New Roman" w:hAnsi="Times New Roman" w:cs="Times New Roman"/>
        </w:rPr>
        <w:t xml:space="preserve"> ikke deler denne informasjonen via åpne API-er</w:t>
      </w:r>
      <w:r w:rsidR="00FB7D75" w:rsidRPr="00F00C8D">
        <w:rPr>
          <w:rFonts w:ascii="Times New Roman" w:hAnsi="Times New Roman" w:cs="Times New Roman"/>
        </w:rPr>
        <w:t>. Dette kan føre til at man må nøye seg med generaliserte priser</w:t>
      </w:r>
      <w:r w:rsidR="00842B79" w:rsidRPr="00F00C8D">
        <w:rPr>
          <w:rFonts w:ascii="Times New Roman" w:hAnsi="Times New Roman" w:cs="Times New Roman"/>
        </w:rPr>
        <w:t xml:space="preserve"> fra åpne </w:t>
      </w:r>
      <w:r w:rsidR="00200190" w:rsidRPr="00F00C8D">
        <w:rPr>
          <w:rFonts w:ascii="Times New Roman" w:hAnsi="Times New Roman" w:cs="Times New Roman"/>
        </w:rPr>
        <w:t>kilder</w:t>
      </w:r>
      <w:r w:rsidR="00FB7D75" w:rsidRPr="00F00C8D">
        <w:rPr>
          <w:rFonts w:ascii="Times New Roman" w:hAnsi="Times New Roman" w:cs="Times New Roman"/>
        </w:rPr>
        <w:t xml:space="preserve">, som ikke vil være tilpasset </w:t>
      </w:r>
      <w:r w:rsidR="00EA7D4F" w:rsidRPr="00F00C8D">
        <w:rPr>
          <w:rFonts w:ascii="Times New Roman" w:hAnsi="Times New Roman" w:cs="Times New Roman"/>
        </w:rPr>
        <w:t>brukerens valg av strømselskap.</w:t>
      </w:r>
    </w:p>
    <w:p w14:paraId="39015E29" w14:textId="4702AB7B" w:rsidR="00842B79" w:rsidRPr="00F00C8D" w:rsidRDefault="00842B79"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Batteriprosent: For enkelte bilmodeller er det nødvendig med spesiell programvare eller tillatelse fra bilprodusent for å hente ut batteridata, noe som kan begrense den universelle kompatibiliteten.</w:t>
      </w:r>
    </w:p>
    <w:p w14:paraId="0802325A" w14:textId="3060F149" w:rsidR="006D2404" w:rsidRPr="00F00C8D" w:rsidRDefault="006D2404"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Avhengig av brukerens tillatelser</w:t>
      </w:r>
    </w:p>
    <w:p w14:paraId="03A8EEF7" w14:textId="049C9EC2" w:rsidR="001B0E1F" w:rsidRPr="00F00C8D" w:rsidRDefault="003C4E3F"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Løsningen krever tilgang til brukerens posisjon og bilens data. Mange brukere kan være skeptiske til å gi slike tillatelser på grunn av personvern og sikkerhetsbekymringer.</w:t>
      </w:r>
    </w:p>
    <w:p w14:paraId="39DFB77C" w14:textId="227638C0" w:rsidR="001B0E1F" w:rsidRPr="00F00C8D" w:rsidRDefault="001B0E1F"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Begrenset teknologi hos brukeren</w:t>
      </w:r>
    </w:p>
    <w:p w14:paraId="41DE71DE" w14:textId="7628EC14" w:rsidR="001B0E1F" w:rsidRPr="00F00C8D" w:rsidRDefault="003C4E3F"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Ikke alle brukere har smarttelefoner eller apper som er kompatible med moderne API-er og systemer. Brukere med eldre biler eller telefoner uten smart-funksjonalitet kan også møte utfordringer med å bruke løsningen.</w:t>
      </w:r>
    </w:p>
    <w:p w14:paraId="5584D3B6" w14:textId="453EEF09" w:rsidR="001B0E1F" w:rsidRPr="00F00C8D" w:rsidRDefault="001B0E1F"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Kompatibilitet og standarder</w:t>
      </w:r>
    </w:p>
    <w:p w14:paraId="3215416C" w14:textId="5F0B24B0" w:rsidR="001B0E1F" w:rsidRPr="00F00C8D" w:rsidRDefault="004C1404"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Elektriske biler og ladeløsninger varierer mye mellom produsenter og leverandører. Hvis det ikke finnes en standardisert metode for datainnhenting og kommunikasjon, kan løsningen ha begrenset bruk for noen biltyper eller ladestasjoner.</w:t>
      </w:r>
    </w:p>
    <w:p w14:paraId="2B253DEB" w14:textId="12C98D89" w:rsidR="001B0E1F" w:rsidRPr="00F00C8D" w:rsidRDefault="001B0E1F"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Pålitelige prognoser for strømpris</w:t>
      </w:r>
    </w:p>
    <w:p w14:paraId="291A7A55" w14:textId="724952F0" w:rsidR="001B0E1F" w:rsidRPr="00F00C8D" w:rsidRDefault="004C1404"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Fremtidige strømpriser er ofte uforutsigbare og kan påvirkes av faktorer som vær, etterspørsel, og energimarkedet. Feilaktige prognoser kan føre til at brukeren mottar dårlige anbefalinger, noe som svekker tilliten til løsningen.</w:t>
      </w:r>
    </w:p>
    <w:p w14:paraId="38503955" w14:textId="593F4FCD" w:rsidR="001B0E1F" w:rsidRPr="00F00C8D" w:rsidRDefault="001B0E1F"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Irriterende varsler</w:t>
      </w:r>
    </w:p>
    <w:p w14:paraId="3222656D" w14:textId="23AFD2D1" w:rsidR="001B0E1F" w:rsidRPr="00F00C8D" w:rsidRDefault="00CC3BCC"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t>Selv med tilpasning kan varsler oppleves som irriterende hvis de er for hyppige eller ikke relevante (f.eks. hvis brukeren bare har kjørt en kort tur). Dette kan føre til at brukeren skrur av funksjonaliteten.</w:t>
      </w:r>
    </w:p>
    <w:p w14:paraId="07506030" w14:textId="35DF73C1" w:rsidR="001B0E1F" w:rsidRPr="00F00C8D" w:rsidRDefault="00A26924" w:rsidP="0007788F">
      <w:pPr>
        <w:pStyle w:val="Listeavsnitt"/>
        <w:numPr>
          <w:ilvl w:val="0"/>
          <w:numId w:val="5"/>
        </w:numPr>
        <w:spacing w:line="360" w:lineRule="auto"/>
        <w:rPr>
          <w:rFonts w:ascii="Times New Roman" w:hAnsi="Times New Roman" w:cs="Times New Roman"/>
        </w:rPr>
      </w:pPr>
      <w:r w:rsidRPr="00F00C8D">
        <w:rPr>
          <w:rFonts w:ascii="Times New Roman" w:hAnsi="Times New Roman" w:cs="Times New Roman"/>
        </w:rPr>
        <w:t>Juridiske og regulatoriske barrierer</w:t>
      </w:r>
    </w:p>
    <w:p w14:paraId="0E5AF0E7" w14:textId="37AD7E06" w:rsidR="00CC3BCC" w:rsidRPr="00F00C8D" w:rsidRDefault="00CC3BCC" w:rsidP="0007788F">
      <w:pPr>
        <w:pStyle w:val="Listeavsnitt"/>
        <w:numPr>
          <w:ilvl w:val="1"/>
          <w:numId w:val="5"/>
        </w:numPr>
        <w:spacing w:line="360" w:lineRule="auto"/>
        <w:rPr>
          <w:rFonts w:ascii="Times New Roman" w:hAnsi="Times New Roman" w:cs="Times New Roman"/>
        </w:rPr>
      </w:pPr>
      <w:r w:rsidRPr="00F00C8D">
        <w:rPr>
          <w:rFonts w:ascii="Times New Roman" w:hAnsi="Times New Roman" w:cs="Times New Roman"/>
        </w:rPr>
        <w:lastRenderedPageBreak/>
        <w:t>Tilgang til strømdata og bilinformasjon kan være underlagt nasjonale lover og regler, som kan variere fra land til land. Dette kan hindre en global lansering av løsningen uten tilpasninger.</w:t>
      </w:r>
    </w:p>
    <w:p w14:paraId="47EF332C" w14:textId="65BCCADC" w:rsidR="00141697" w:rsidRPr="00F00C8D" w:rsidRDefault="004E4A20" w:rsidP="0007788F">
      <w:pPr>
        <w:spacing w:line="360" w:lineRule="auto"/>
        <w:rPr>
          <w:rFonts w:ascii="Times New Roman" w:hAnsi="Times New Roman" w:cs="Times New Roman"/>
        </w:rPr>
      </w:pPr>
      <w:r w:rsidRPr="00F00C8D">
        <w:rPr>
          <w:rFonts w:ascii="Times New Roman" w:hAnsi="Times New Roman" w:cs="Times New Roman"/>
        </w:rPr>
        <w:br w:type="page"/>
      </w:r>
    </w:p>
    <w:p w14:paraId="14F6AB95" w14:textId="51AEFD0C" w:rsidR="00F74ECE" w:rsidRPr="00F00C8D" w:rsidRDefault="00F74ECE" w:rsidP="0007788F">
      <w:pPr>
        <w:pStyle w:val="Overskrift1"/>
        <w:spacing w:line="360" w:lineRule="auto"/>
        <w:jc w:val="center"/>
        <w:rPr>
          <w:rFonts w:ascii="Times New Roman" w:hAnsi="Times New Roman" w:cs="Times New Roman"/>
          <w:color w:val="auto"/>
        </w:rPr>
      </w:pPr>
      <w:bookmarkStart w:id="16" w:name="_Toc182951096"/>
      <w:bookmarkStart w:id="17" w:name="_Toc183172689"/>
      <w:r w:rsidRPr="00F00C8D">
        <w:rPr>
          <w:rFonts w:ascii="Times New Roman" w:hAnsi="Times New Roman" w:cs="Times New Roman"/>
          <w:color w:val="auto"/>
        </w:rPr>
        <w:lastRenderedPageBreak/>
        <w:t>Funksjonelle krav</w:t>
      </w:r>
      <w:bookmarkEnd w:id="16"/>
      <w:bookmarkEnd w:id="17"/>
    </w:p>
    <w:p w14:paraId="7173F8E6" w14:textId="2DB0FC8D" w:rsidR="5DC9034A" w:rsidRPr="00F00C8D" w:rsidRDefault="00DD3A66" w:rsidP="0007788F">
      <w:pPr>
        <w:pStyle w:val="Overskrift2"/>
        <w:spacing w:line="360" w:lineRule="auto"/>
        <w:rPr>
          <w:rFonts w:ascii="Times New Roman" w:eastAsia="Times New Roman" w:hAnsi="Times New Roman" w:cs="Times New Roman"/>
          <w:color w:val="auto"/>
        </w:rPr>
      </w:pPr>
      <w:bookmarkStart w:id="18" w:name="_Toc182951097"/>
      <w:bookmarkStart w:id="19" w:name="_Toc183172690"/>
      <w:r w:rsidRPr="00F00C8D">
        <w:rPr>
          <w:rFonts w:ascii="Times New Roman" w:eastAsia="Times New Roman" w:hAnsi="Times New Roman" w:cs="Times New Roman"/>
          <w:color w:val="auto"/>
        </w:rPr>
        <w:t>Identifisering av nødvendige funksjoner</w:t>
      </w:r>
      <w:bookmarkEnd w:id="18"/>
      <w:bookmarkEnd w:id="19"/>
      <w:r w:rsidRPr="00F00C8D">
        <w:rPr>
          <w:rFonts w:ascii="Times New Roman" w:eastAsia="Times New Roman" w:hAnsi="Times New Roman" w:cs="Times New Roman"/>
          <w:color w:val="auto"/>
        </w:rPr>
        <w:t xml:space="preserve"> </w:t>
      </w:r>
    </w:p>
    <w:p w14:paraId="6D9668CE" w14:textId="4661A08A" w:rsidR="5DC9034A" w:rsidRPr="00F00C8D" w:rsidRDefault="2A0C9855" w:rsidP="0007788F">
      <w:pPr>
        <w:spacing w:line="360" w:lineRule="auto"/>
        <w:rPr>
          <w:rFonts w:ascii="Times New Roman" w:hAnsi="Times New Roman" w:cs="Times New Roman"/>
        </w:rPr>
      </w:pPr>
      <w:r w:rsidRPr="00F00C8D">
        <w:rPr>
          <w:rFonts w:ascii="Times New Roman" w:hAnsi="Times New Roman" w:cs="Times New Roman"/>
        </w:rPr>
        <w:t>Funksjonelle krav beskriver hvilke funksjoner systemet krever for å oppfylle både brukerens behov og løse oppdragsgivers problemstilling. Tabellen viser en oversikt over kravene, med status</w:t>
      </w:r>
      <w:r w:rsidR="051A066A" w:rsidRPr="00F00C8D">
        <w:rPr>
          <w:rFonts w:ascii="Times New Roman" w:hAnsi="Times New Roman" w:cs="Times New Roman"/>
        </w:rPr>
        <w:t>, utviklingsomfang og forretningsnytte.</w:t>
      </w:r>
    </w:p>
    <w:tbl>
      <w:tblPr>
        <w:tblStyle w:val="Tabellrutenett"/>
        <w:tblW w:w="9143" w:type="dxa"/>
        <w:tblLayout w:type="fixed"/>
        <w:tblLook w:val="06A0" w:firstRow="1" w:lastRow="0" w:firstColumn="1" w:lastColumn="0" w:noHBand="1" w:noVBand="1"/>
      </w:tblPr>
      <w:tblGrid>
        <w:gridCol w:w="885"/>
        <w:gridCol w:w="4035"/>
        <w:gridCol w:w="1095"/>
        <w:gridCol w:w="1470"/>
        <w:gridCol w:w="1658"/>
      </w:tblGrid>
      <w:tr w:rsidR="7CC10A58" w:rsidRPr="00F00C8D" w14:paraId="7B983BC4" w14:textId="77777777" w:rsidTr="6F4C6305">
        <w:trPr>
          <w:trHeight w:val="705"/>
        </w:trPr>
        <w:tc>
          <w:tcPr>
            <w:tcW w:w="885" w:type="dxa"/>
          </w:tcPr>
          <w:p w14:paraId="1978B84A" w14:textId="27B0B1A3" w:rsidR="7CC10A58" w:rsidRPr="00F00C8D" w:rsidRDefault="676A31C7" w:rsidP="0007788F">
            <w:pPr>
              <w:spacing w:line="360" w:lineRule="auto"/>
              <w:rPr>
                <w:rFonts w:ascii="Times New Roman" w:hAnsi="Times New Roman" w:cs="Times New Roman"/>
                <w:b/>
                <w:sz w:val="22"/>
                <w:szCs w:val="22"/>
              </w:rPr>
            </w:pPr>
            <w:r w:rsidRPr="00F00C8D">
              <w:rPr>
                <w:rFonts w:ascii="Times New Roman" w:hAnsi="Times New Roman" w:cs="Times New Roman"/>
                <w:b/>
                <w:sz w:val="22"/>
                <w:szCs w:val="22"/>
              </w:rPr>
              <w:t>ID</w:t>
            </w:r>
          </w:p>
        </w:tc>
        <w:tc>
          <w:tcPr>
            <w:tcW w:w="4035" w:type="dxa"/>
          </w:tcPr>
          <w:p w14:paraId="5DAB4878" w14:textId="3E5963DE" w:rsidR="7CC10A58" w:rsidRPr="00F00C8D" w:rsidRDefault="2251692A" w:rsidP="0007788F">
            <w:pPr>
              <w:spacing w:line="360" w:lineRule="auto"/>
              <w:rPr>
                <w:rFonts w:ascii="Times New Roman" w:hAnsi="Times New Roman" w:cs="Times New Roman"/>
                <w:b/>
                <w:sz w:val="22"/>
                <w:szCs w:val="22"/>
              </w:rPr>
            </w:pPr>
            <w:r w:rsidRPr="00F00C8D">
              <w:rPr>
                <w:rFonts w:ascii="Times New Roman" w:hAnsi="Times New Roman" w:cs="Times New Roman"/>
                <w:b/>
                <w:sz w:val="22"/>
                <w:szCs w:val="22"/>
              </w:rPr>
              <w:t>Beskrivelse</w:t>
            </w:r>
          </w:p>
        </w:tc>
        <w:tc>
          <w:tcPr>
            <w:tcW w:w="1095" w:type="dxa"/>
          </w:tcPr>
          <w:p w14:paraId="2F71E803" w14:textId="4E2323AD" w:rsidR="7CC10A58" w:rsidRPr="00F00C8D" w:rsidRDefault="73C80BC0" w:rsidP="0007788F">
            <w:pPr>
              <w:spacing w:line="360" w:lineRule="auto"/>
              <w:rPr>
                <w:rFonts w:ascii="Times New Roman" w:hAnsi="Times New Roman" w:cs="Times New Roman"/>
                <w:b/>
                <w:sz w:val="22"/>
                <w:szCs w:val="22"/>
              </w:rPr>
            </w:pPr>
            <w:r w:rsidRPr="00F00C8D">
              <w:rPr>
                <w:rFonts w:ascii="Times New Roman" w:hAnsi="Times New Roman" w:cs="Times New Roman"/>
                <w:b/>
                <w:sz w:val="22"/>
                <w:szCs w:val="22"/>
              </w:rPr>
              <w:t>Status</w:t>
            </w:r>
          </w:p>
        </w:tc>
        <w:tc>
          <w:tcPr>
            <w:tcW w:w="1470" w:type="dxa"/>
          </w:tcPr>
          <w:p w14:paraId="73C20017" w14:textId="02DB662A" w:rsidR="2C84E9E2" w:rsidRPr="00F00C8D" w:rsidRDefault="2C84E9E2" w:rsidP="0007788F">
            <w:pPr>
              <w:spacing w:line="360" w:lineRule="auto"/>
              <w:rPr>
                <w:rFonts w:ascii="Times New Roman" w:hAnsi="Times New Roman" w:cs="Times New Roman"/>
                <w:b/>
                <w:sz w:val="22"/>
                <w:szCs w:val="22"/>
              </w:rPr>
            </w:pPr>
            <w:r w:rsidRPr="00F00C8D">
              <w:rPr>
                <w:rFonts w:ascii="Times New Roman" w:hAnsi="Times New Roman" w:cs="Times New Roman"/>
                <w:b/>
                <w:sz w:val="22"/>
                <w:szCs w:val="22"/>
              </w:rPr>
              <w:t>Utviklingsomfang</w:t>
            </w:r>
          </w:p>
        </w:tc>
        <w:tc>
          <w:tcPr>
            <w:tcW w:w="1658" w:type="dxa"/>
          </w:tcPr>
          <w:p w14:paraId="6128BC92" w14:textId="20938EF8" w:rsidR="39709382" w:rsidRPr="00F00C8D" w:rsidRDefault="39709382" w:rsidP="0007788F">
            <w:pPr>
              <w:spacing w:line="360" w:lineRule="auto"/>
              <w:rPr>
                <w:rFonts w:ascii="Times New Roman" w:hAnsi="Times New Roman" w:cs="Times New Roman"/>
                <w:b/>
                <w:sz w:val="22"/>
                <w:szCs w:val="22"/>
              </w:rPr>
            </w:pPr>
            <w:r w:rsidRPr="00F00C8D">
              <w:rPr>
                <w:rFonts w:ascii="Times New Roman" w:hAnsi="Times New Roman" w:cs="Times New Roman"/>
                <w:b/>
                <w:sz w:val="22"/>
                <w:szCs w:val="22"/>
              </w:rPr>
              <w:t>Forretningsnytte</w:t>
            </w:r>
          </w:p>
        </w:tc>
      </w:tr>
      <w:tr w:rsidR="7CC10A58" w:rsidRPr="00F00C8D" w14:paraId="44EFE134" w14:textId="77777777" w:rsidTr="6F4C6305">
        <w:trPr>
          <w:trHeight w:val="300"/>
        </w:trPr>
        <w:tc>
          <w:tcPr>
            <w:tcW w:w="885" w:type="dxa"/>
          </w:tcPr>
          <w:p w14:paraId="110C413E" w14:textId="354DF7C8" w:rsidR="7CC10A58" w:rsidRPr="00F00C8D" w:rsidRDefault="7270DF12"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FK1</w:t>
            </w:r>
          </w:p>
        </w:tc>
        <w:tc>
          <w:tcPr>
            <w:tcW w:w="4035" w:type="dxa"/>
          </w:tcPr>
          <w:p w14:paraId="1C278B45" w14:textId="4CB5AF45" w:rsidR="7CC10A58" w:rsidRPr="00F00C8D" w:rsidRDefault="3849174D"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Bruker </w:t>
            </w:r>
            <w:r w:rsidR="0606B7DC" w:rsidRPr="00F00C8D">
              <w:rPr>
                <w:rFonts w:ascii="Times New Roman" w:hAnsi="Times New Roman" w:cs="Times New Roman"/>
                <w:sz w:val="22"/>
                <w:szCs w:val="22"/>
              </w:rPr>
              <w:t xml:space="preserve">skal </w:t>
            </w:r>
            <w:r w:rsidR="7E05EAB4" w:rsidRPr="00F00C8D">
              <w:rPr>
                <w:rFonts w:ascii="Times New Roman" w:hAnsi="Times New Roman" w:cs="Times New Roman"/>
                <w:sz w:val="22"/>
                <w:szCs w:val="22"/>
              </w:rPr>
              <w:t>kunne registrere</w:t>
            </w:r>
            <w:r w:rsidR="2613AACC" w:rsidRPr="00F00C8D">
              <w:rPr>
                <w:rFonts w:ascii="Times New Roman" w:hAnsi="Times New Roman" w:cs="Times New Roman"/>
                <w:sz w:val="22"/>
                <w:szCs w:val="22"/>
              </w:rPr>
              <w:t xml:space="preserve"> seg med </w:t>
            </w:r>
            <w:r w:rsidR="702B1C05" w:rsidRPr="00F00C8D">
              <w:rPr>
                <w:rFonts w:ascii="Times New Roman" w:hAnsi="Times New Roman" w:cs="Times New Roman"/>
                <w:sz w:val="22"/>
                <w:szCs w:val="22"/>
              </w:rPr>
              <w:t>både e</w:t>
            </w:r>
            <w:r w:rsidR="005B0004" w:rsidRPr="00F00C8D">
              <w:rPr>
                <w:rFonts w:ascii="Times New Roman" w:hAnsi="Times New Roman" w:cs="Times New Roman"/>
                <w:sz w:val="22"/>
                <w:szCs w:val="22"/>
              </w:rPr>
              <w:t>-</w:t>
            </w:r>
            <w:r w:rsidR="6D960157" w:rsidRPr="00F00C8D">
              <w:rPr>
                <w:rFonts w:ascii="Times New Roman" w:hAnsi="Times New Roman" w:cs="Times New Roman"/>
                <w:sz w:val="22"/>
                <w:szCs w:val="22"/>
              </w:rPr>
              <w:t xml:space="preserve">post og </w:t>
            </w:r>
            <w:r w:rsidR="56E15AD1" w:rsidRPr="00F00C8D">
              <w:rPr>
                <w:rFonts w:ascii="Times New Roman" w:hAnsi="Times New Roman" w:cs="Times New Roman"/>
                <w:sz w:val="22"/>
                <w:szCs w:val="22"/>
              </w:rPr>
              <w:t>passord</w:t>
            </w:r>
          </w:p>
        </w:tc>
        <w:tc>
          <w:tcPr>
            <w:tcW w:w="1095" w:type="dxa"/>
          </w:tcPr>
          <w:p w14:paraId="0D96F602" w14:textId="650B38C6" w:rsidR="7CC10A58" w:rsidRPr="00F00C8D" w:rsidRDefault="18DAEB63"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4AF0854B" w14:textId="1DC66658" w:rsidR="2AE97B2C" w:rsidRPr="00F00C8D" w:rsidRDefault="2AE97B2C"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Lav </w:t>
            </w:r>
          </w:p>
        </w:tc>
        <w:tc>
          <w:tcPr>
            <w:tcW w:w="1658" w:type="dxa"/>
          </w:tcPr>
          <w:p w14:paraId="32081835" w14:textId="1498E8F6" w:rsidR="1F65470A" w:rsidRPr="00F00C8D" w:rsidRDefault="1F65470A"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7CC10A58" w:rsidRPr="00F00C8D" w14:paraId="19A16D4E" w14:textId="77777777" w:rsidTr="6F4C6305">
        <w:trPr>
          <w:trHeight w:val="300"/>
        </w:trPr>
        <w:tc>
          <w:tcPr>
            <w:tcW w:w="885" w:type="dxa"/>
          </w:tcPr>
          <w:p w14:paraId="293D2B71" w14:textId="730066E1" w:rsidR="7CC10A58" w:rsidRPr="00F00C8D" w:rsidRDefault="0DA1768B"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FK2</w:t>
            </w:r>
          </w:p>
        </w:tc>
        <w:tc>
          <w:tcPr>
            <w:tcW w:w="4035" w:type="dxa"/>
          </w:tcPr>
          <w:p w14:paraId="7FA725B6" w14:textId="4B8F2833" w:rsidR="7CC10A58" w:rsidRPr="00F00C8D" w:rsidRDefault="008EBEF1"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Bruker skal kunne logge</w:t>
            </w:r>
            <w:r w:rsidR="3D90B4FC" w:rsidRPr="00F00C8D">
              <w:rPr>
                <w:rFonts w:ascii="Times New Roman" w:hAnsi="Times New Roman" w:cs="Times New Roman"/>
                <w:sz w:val="22"/>
                <w:szCs w:val="22"/>
              </w:rPr>
              <w:t xml:space="preserve"> inn med </w:t>
            </w:r>
            <w:r w:rsidR="2EAEB247" w:rsidRPr="00F00C8D">
              <w:rPr>
                <w:rFonts w:ascii="Times New Roman" w:hAnsi="Times New Roman" w:cs="Times New Roman"/>
                <w:sz w:val="22"/>
                <w:szCs w:val="22"/>
              </w:rPr>
              <w:t>e</w:t>
            </w:r>
            <w:r w:rsidR="005B0004" w:rsidRPr="00F00C8D">
              <w:rPr>
                <w:rFonts w:ascii="Times New Roman" w:hAnsi="Times New Roman" w:cs="Times New Roman"/>
                <w:sz w:val="22"/>
                <w:szCs w:val="22"/>
              </w:rPr>
              <w:t>-</w:t>
            </w:r>
            <w:r w:rsidR="01C66F31" w:rsidRPr="00F00C8D">
              <w:rPr>
                <w:rFonts w:ascii="Times New Roman" w:hAnsi="Times New Roman" w:cs="Times New Roman"/>
                <w:sz w:val="22"/>
                <w:szCs w:val="22"/>
              </w:rPr>
              <w:t>post</w:t>
            </w:r>
            <w:r w:rsidR="3C1A9A71" w:rsidRPr="00F00C8D">
              <w:rPr>
                <w:rFonts w:ascii="Times New Roman" w:hAnsi="Times New Roman" w:cs="Times New Roman"/>
                <w:sz w:val="22"/>
                <w:szCs w:val="22"/>
              </w:rPr>
              <w:t xml:space="preserve"> </w:t>
            </w:r>
            <w:r w:rsidR="39266976" w:rsidRPr="00F00C8D">
              <w:rPr>
                <w:rFonts w:ascii="Times New Roman" w:hAnsi="Times New Roman" w:cs="Times New Roman"/>
                <w:sz w:val="22"/>
                <w:szCs w:val="22"/>
              </w:rPr>
              <w:t xml:space="preserve">og </w:t>
            </w:r>
            <w:r w:rsidR="5823A228" w:rsidRPr="00F00C8D">
              <w:rPr>
                <w:rFonts w:ascii="Times New Roman" w:hAnsi="Times New Roman" w:cs="Times New Roman"/>
                <w:sz w:val="22"/>
                <w:szCs w:val="22"/>
              </w:rPr>
              <w:t>passord</w:t>
            </w:r>
          </w:p>
        </w:tc>
        <w:tc>
          <w:tcPr>
            <w:tcW w:w="1095" w:type="dxa"/>
          </w:tcPr>
          <w:p w14:paraId="4326F02B" w14:textId="1ABE344E" w:rsidR="7CC10A58" w:rsidRPr="00F00C8D" w:rsidRDefault="749BF3AB"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2C430B60" w14:textId="2CA2B87C" w:rsidR="4AAB50A1" w:rsidRPr="00F00C8D" w:rsidRDefault="4AAB50A1"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Lav</w:t>
            </w:r>
          </w:p>
          <w:p w14:paraId="5FFBEC7F" w14:textId="3D29231B" w:rsidR="4AC13DC0" w:rsidRPr="00F00C8D" w:rsidRDefault="4AC13DC0" w:rsidP="0007788F">
            <w:pPr>
              <w:spacing w:line="360" w:lineRule="auto"/>
              <w:rPr>
                <w:rFonts w:ascii="Times New Roman" w:hAnsi="Times New Roman" w:cs="Times New Roman"/>
                <w:sz w:val="22"/>
                <w:szCs w:val="22"/>
              </w:rPr>
            </w:pPr>
          </w:p>
        </w:tc>
        <w:tc>
          <w:tcPr>
            <w:tcW w:w="1658" w:type="dxa"/>
          </w:tcPr>
          <w:p w14:paraId="2196016F" w14:textId="4E3338B8" w:rsidR="67FC8DA5" w:rsidRPr="00F00C8D" w:rsidRDefault="67FC8DA5"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7CC10A58" w:rsidRPr="00F00C8D" w14:paraId="044074B3" w14:textId="77777777" w:rsidTr="6F4C6305">
        <w:trPr>
          <w:trHeight w:val="360"/>
        </w:trPr>
        <w:tc>
          <w:tcPr>
            <w:tcW w:w="885" w:type="dxa"/>
          </w:tcPr>
          <w:p w14:paraId="62BCD9BC" w14:textId="5076BCFD" w:rsidR="7CC10A58" w:rsidRPr="00F00C8D" w:rsidRDefault="1058AA03" w:rsidP="0007788F">
            <w:pPr>
              <w:spacing w:line="360" w:lineRule="auto"/>
              <w:rPr>
                <w:rFonts w:ascii="Times New Roman" w:hAnsi="Times New Roman" w:cs="Times New Roman"/>
                <w:bCs/>
                <w:sz w:val="20"/>
                <w:szCs w:val="20"/>
              </w:rPr>
            </w:pPr>
            <w:r w:rsidRPr="00F00C8D">
              <w:rPr>
                <w:rFonts w:ascii="Times New Roman" w:hAnsi="Times New Roman" w:cs="Times New Roman"/>
                <w:bCs/>
                <w:sz w:val="22"/>
                <w:szCs w:val="22"/>
              </w:rPr>
              <w:t>FK3</w:t>
            </w:r>
          </w:p>
        </w:tc>
        <w:tc>
          <w:tcPr>
            <w:tcW w:w="4035" w:type="dxa"/>
          </w:tcPr>
          <w:p w14:paraId="2ADC7517" w14:textId="0CC95E25" w:rsidR="7CC10A58" w:rsidRPr="00F00C8D" w:rsidRDefault="1AF70019" w:rsidP="0007788F">
            <w:pPr>
              <w:spacing w:line="360" w:lineRule="auto"/>
              <w:rPr>
                <w:rFonts w:ascii="Times New Roman" w:hAnsi="Times New Roman" w:cs="Times New Roman"/>
                <w:bCs/>
                <w:sz w:val="20"/>
                <w:szCs w:val="20"/>
              </w:rPr>
            </w:pPr>
            <w:r w:rsidRPr="00F00C8D">
              <w:rPr>
                <w:rFonts w:ascii="Times New Roman" w:hAnsi="Times New Roman" w:cs="Times New Roman"/>
                <w:bCs/>
                <w:sz w:val="22"/>
                <w:szCs w:val="22"/>
              </w:rPr>
              <w:t xml:space="preserve">Systemet skal kunne </w:t>
            </w:r>
            <w:r w:rsidR="5DE00B31" w:rsidRPr="00F00C8D">
              <w:rPr>
                <w:rFonts w:ascii="Times New Roman" w:hAnsi="Times New Roman" w:cs="Times New Roman"/>
                <w:bCs/>
                <w:sz w:val="22"/>
                <w:szCs w:val="22"/>
              </w:rPr>
              <w:t xml:space="preserve">hente </w:t>
            </w:r>
            <w:r w:rsidR="06643209" w:rsidRPr="00F00C8D">
              <w:rPr>
                <w:rFonts w:ascii="Times New Roman" w:hAnsi="Times New Roman" w:cs="Times New Roman"/>
                <w:bCs/>
                <w:sz w:val="22"/>
                <w:szCs w:val="22"/>
              </w:rPr>
              <w:t xml:space="preserve">strømpriser fra </w:t>
            </w:r>
            <w:r w:rsidR="5F3B2419" w:rsidRPr="00F00C8D">
              <w:rPr>
                <w:rFonts w:ascii="Times New Roman" w:hAnsi="Times New Roman" w:cs="Times New Roman"/>
                <w:bCs/>
                <w:sz w:val="22"/>
                <w:szCs w:val="22"/>
              </w:rPr>
              <w:t xml:space="preserve">et åpent </w:t>
            </w:r>
            <w:r w:rsidR="081F34E3" w:rsidRPr="00F00C8D">
              <w:rPr>
                <w:rFonts w:ascii="Times New Roman" w:hAnsi="Times New Roman" w:cs="Times New Roman"/>
                <w:bCs/>
                <w:sz w:val="22"/>
                <w:szCs w:val="22"/>
              </w:rPr>
              <w:t>API</w:t>
            </w:r>
          </w:p>
        </w:tc>
        <w:tc>
          <w:tcPr>
            <w:tcW w:w="1095" w:type="dxa"/>
          </w:tcPr>
          <w:p w14:paraId="4332DC17" w14:textId="77D7B885" w:rsidR="7CC10A58" w:rsidRPr="00F00C8D" w:rsidRDefault="354C8127"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6830C482" w14:textId="0BF18FEB" w:rsidR="311762F6" w:rsidRPr="00F00C8D" w:rsidRDefault="311762F6"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Middels</w:t>
            </w:r>
          </w:p>
        </w:tc>
        <w:tc>
          <w:tcPr>
            <w:tcW w:w="1658" w:type="dxa"/>
          </w:tcPr>
          <w:p w14:paraId="5EAE1978" w14:textId="5B19FC3C" w:rsidR="095ABD55" w:rsidRPr="00F00C8D" w:rsidRDefault="095ABD55"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7CC10A58" w:rsidRPr="00F00C8D" w14:paraId="2A550470" w14:textId="77777777" w:rsidTr="6F4C6305">
        <w:trPr>
          <w:trHeight w:val="300"/>
        </w:trPr>
        <w:tc>
          <w:tcPr>
            <w:tcW w:w="885" w:type="dxa"/>
          </w:tcPr>
          <w:p w14:paraId="4751A75D" w14:textId="0B31A891" w:rsidR="7CC10A58" w:rsidRPr="00F00C8D" w:rsidRDefault="13B8B751"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FK4</w:t>
            </w:r>
          </w:p>
        </w:tc>
        <w:tc>
          <w:tcPr>
            <w:tcW w:w="4035" w:type="dxa"/>
          </w:tcPr>
          <w:p w14:paraId="2C173951" w14:textId="7D7B60EF" w:rsidR="7CC10A58" w:rsidRPr="00F00C8D" w:rsidRDefault="0E5E7F8A"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Bruker skal </w:t>
            </w:r>
            <w:r w:rsidR="0349B4C9" w:rsidRPr="00F00C8D">
              <w:rPr>
                <w:rFonts w:ascii="Times New Roman" w:hAnsi="Times New Roman" w:cs="Times New Roman"/>
                <w:sz w:val="22"/>
                <w:szCs w:val="22"/>
              </w:rPr>
              <w:t xml:space="preserve">motta </w:t>
            </w:r>
            <w:r w:rsidR="3AC80A55" w:rsidRPr="00F00C8D">
              <w:rPr>
                <w:rFonts w:ascii="Times New Roman" w:hAnsi="Times New Roman" w:cs="Times New Roman"/>
                <w:sz w:val="22"/>
                <w:szCs w:val="22"/>
              </w:rPr>
              <w:t xml:space="preserve">varslinger </w:t>
            </w:r>
            <w:r w:rsidR="3B543FC6" w:rsidRPr="00F00C8D">
              <w:rPr>
                <w:rFonts w:ascii="Times New Roman" w:hAnsi="Times New Roman" w:cs="Times New Roman"/>
                <w:sz w:val="22"/>
                <w:szCs w:val="22"/>
              </w:rPr>
              <w:t xml:space="preserve">når </w:t>
            </w:r>
            <w:r w:rsidR="76160F17" w:rsidRPr="00F00C8D">
              <w:rPr>
                <w:rFonts w:ascii="Times New Roman" w:hAnsi="Times New Roman" w:cs="Times New Roman"/>
                <w:sz w:val="22"/>
                <w:szCs w:val="22"/>
              </w:rPr>
              <w:t xml:space="preserve">strømpriser </w:t>
            </w:r>
            <w:r w:rsidR="632A2E8A" w:rsidRPr="00F00C8D">
              <w:rPr>
                <w:rFonts w:ascii="Times New Roman" w:hAnsi="Times New Roman" w:cs="Times New Roman"/>
                <w:sz w:val="22"/>
                <w:szCs w:val="22"/>
              </w:rPr>
              <w:t>er lav nok</w:t>
            </w:r>
            <w:r w:rsidR="34FD6BA3" w:rsidRPr="00F00C8D">
              <w:rPr>
                <w:rFonts w:ascii="Times New Roman" w:hAnsi="Times New Roman" w:cs="Times New Roman"/>
                <w:sz w:val="22"/>
                <w:szCs w:val="22"/>
              </w:rPr>
              <w:t xml:space="preserve"> til </w:t>
            </w:r>
            <w:r w:rsidR="04B6DC9F" w:rsidRPr="00F00C8D">
              <w:rPr>
                <w:rFonts w:ascii="Times New Roman" w:hAnsi="Times New Roman" w:cs="Times New Roman"/>
                <w:sz w:val="22"/>
                <w:szCs w:val="22"/>
              </w:rPr>
              <w:t>optimal</w:t>
            </w:r>
            <w:r w:rsidR="75A88F2A" w:rsidRPr="00F00C8D">
              <w:rPr>
                <w:rFonts w:ascii="Times New Roman" w:hAnsi="Times New Roman" w:cs="Times New Roman"/>
                <w:sz w:val="22"/>
                <w:szCs w:val="22"/>
              </w:rPr>
              <w:t xml:space="preserve"> </w:t>
            </w:r>
            <w:r w:rsidR="7101423F" w:rsidRPr="00F00C8D">
              <w:rPr>
                <w:rFonts w:ascii="Times New Roman" w:hAnsi="Times New Roman" w:cs="Times New Roman"/>
                <w:sz w:val="22"/>
                <w:szCs w:val="22"/>
              </w:rPr>
              <w:t>ladning</w:t>
            </w:r>
            <w:r w:rsidR="5AA34D3C" w:rsidRPr="00F00C8D">
              <w:rPr>
                <w:rFonts w:ascii="Times New Roman" w:hAnsi="Times New Roman" w:cs="Times New Roman"/>
                <w:sz w:val="22"/>
                <w:szCs w:val="22"/>
              </w:rPr>
              <w:t xml:space="preserve"> </w:t>
            </w:r>
          </w:p>
        </w:tc>
        <w:tc>
          <w:tcPr>
            <w:tcW w:w="1095" w:type="dxa"/>
          </w:tcPr>
          <w:p w14:paraId="54B13F80" w14:textId="5FD728C1" w:rsidR="7CC10A58" w:rsidRPr="00F00C8D" w:rsidRDefault="15C30FEE"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63481F00" w14:textId="182E9D6A" w:rsidR="0AFA56DF" w:rsidRPr="00F00C8D" w:rsidRDefault="0AFA56D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c>
          <w:tcPr>
            <w:tcW w:w="1658" w:type="dxa"/>
          </w:tcPr>
          <w:p w14:paraId="0D3271E6" w14:textId="11726458" w:rsidR="60CB37E3" w:rsidRPr="00F00C8D" w:rsidRDefault="60CB37E3"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7CC10A58" w:rsidRPr="00F00C8D" w14:paraId="2A2E1509" w14:textId="77777777" w:rsidTr="6F4C6305">
        <w:trPr>
          <w:trHeight w:val="300"/>
        </w:trPr>
        <w:tc>
          <w:tcPr>
            <w:tcW w:w="885" w:type="dxa"/>
          </w:tcPr>
          <w:p w14:paraId="6DA0532A" w14:textId="6A458A88" w:rsidR="7CC10A58" w:rsidRPr="00F00C8D" w:rsidRDefault="66C3768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FK5</w:t>
            </w:r>
          </w:p>
        </w:tc>
        <w:tc>
          <w:tcPr>
            <w:tcW w:w="4035" w:type="dxa"/>
          </w:tcPr>
          <w:p w14:paraId="625016B6" w14:textId="58F84D64" w:rsidR="7CC10A58" w:rsidRPr="00F00C8D" w:rsidRDefault="66C3768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Systemet </w:t>
            </w:r>
            <w:r w:rsidR="7EE261D6" w:rsidRPr="00F00C8D">
              <w:rPr>
                <w:rFonts w:ascii="Times New Roman" w:hAnsi="Times New Roman" w:cs="Times New Roman"/>
                <w:sz w:val="22"/>
                <w:szCs w:val="22"/>
              </w:rPr>
              <w:t xml:space="preserve">skal </w:t>
            </w:r>
            <w:r w:rsidR="53B59933" w:rsidRPr="00F00C8D">
              <w:rPr>
                <w:rFonts w:ascii="Times New Roman" w:hAnsi="Times New Roman" w:cs="Times New Roman"/>
                <w:sz w:val="22"/>
                <w:szCs w:val="22"/>
              </w:rPr>
              <w:t xml:space="preserve">vise </w:t>
            </w:r>
            <w:r w:rsidR="32D557AF" w:rsidRPr="00F00C8D">
              <w:rPr>
                <w:rFonts w:ascii="Times New Roman" w:hAnsi="Times New Roman" w:cs="Times New Roman"/>
                <w:sz w:val="22"/>
                <w:szCs w:val="22"/>
              </w:rPr>
              <w:t>nåværende</w:t>
            </w:r>
            <w:r w:rsidR="36046F9F" w:rsidRPr="00F00C8D">
              <w:rPr>
                <w:rFonts w:ascii="Times New Roman" w:hAnsi="Times New Roman" w:cs="Times New Roman"/>
                <w:sz w:val="22"/>
                <w:szCs w:val="22"/>
              </w:rPr>
              <w:t>,</w:t>
            </w:r>
            <w:r w:rsidR="32D557AF" w:rsidRPr="00F00C8D">
              <w:rPr>
                <w:rFonts w:ascii="Times New Roman" w:hAnsi="Times New Roman" w:cs="Times New Roman"/>
                <w:sz w:val="22"/>
                <w:szCs w:val="22"/>
              </w:rPr>
              <w:t xml:space="preserve"> </w:t>
            </w:r>
            <w:r w:rsidR="4BD03E72" w:rsidRPr="00F00C8D">
              <w:rPr>
                <w:rFonts w:ascii="Times New Roman" w:hAnsi="Times New Roman" w:cs="Times New Roman"/>
                <w:sz w:val="22"/>
                <w:szCs w:val="22"/>
              </w:rPr>
              <w:t xml:space="preserve">fremtidige </w:t>
            </w:r>
            <w:r w:rsidR="5B91C417" w:rsidRPr="00F00C8D">
              <w:rPr>
                <w:rFonts w:ascii="Times New Roman" w:hAnsi="Times New Roman" w:cs="Times New Roman"/>
                <w:sz w:val="22"/>
                <w:szCs w:val="22"/>
              </w:rPr>
              <w:t xml:space="preserve">og </w:t>
            </w:r>
            <w:r w:rsidR="598938F0" w:rsidRPr="00F00C8D">
              <w:rPr>
                <w:rFonts w:ascii="Times New Roman" w:hAnsi="Times New Roman" w:cs="Times New Roman"/>
                <w:sz w:val="22"/>
                <w:szCs w:val="22"/>
              </w:rPr>
              <w:t xml:space="preserve">historiske </w:t>
            </w:r>
            <w:r w:rsidR="152D5EA4" w:rsidRPr="00F00C8D">
              <w:rPr>
                <w:rFonts w:ascii="Times New Roman" w:hAnsi="Times New Roman" w:cs="Times New Roman"/>
                <w:sz w:val="22"/>
                <w:szCs w:val="22"/>
              </w:rPr>
              <w:t xml:space="preserve">strømpriser i en </w:t>
            </w:r>
            <w:r w:rsidR="05A9833D" w:rsidRPr="00F00C8D">
              <w:rPr>
                <w:rFonts w:ascii="Times New Roman" w:hAnsi="Times New Roman" w:cs="Times New Roman"/>
                <w:sz w:val="22"/>
                <w:szCs w:val="22"/>
              </w:rPr>
              <w:t>graf</w:t>
            </w:r>
            <w:r w:rsidR="4BD03E72" w:rsidRPr="00F00C8D">
              <w:rPr>
                <w:rFonts w:ascii="Times New Roman" w:hAnsi="Times New Roman" w:cs="Times New Roman"/>
                <w:sz w:val="22"/>
                <w:szCs w:val="22"/>
              </w:rPr>
              <w:t xml:space="preserve"> </w:t>
            </w:r>
          </w:p>
        </w:tc>
        <w:tc>
          <w:tcPr>
            <w:tcW w:w="1095" w:type="dxa"/>
          </w:tcPr>
          <w:p w14:paraId="4424F098" w14:textId="5094F623" w:rsidR="7CC10A58" w:rsidRPr="00F00C8D" w:rsidRDefault="1451795D"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42EB6B66" w14:textId="48B1DFC7" w:rsidR="7001A58C" w:rsidRPr="00F00C8D" w:rsidRDefault="00046D54"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Middels</w:t>
            </w:r>
            <w:r w:rsidR="7001A58C" w:rsidRPr="00F00C8D">
              <w:rPr>
                <w:rFonts w:ascii="Times New Roman" w:hAnsi="Times New Roman" w:cs="Times New Roman"/>
                <w:sz w:val="22"/>
                <w:szCs w:val="22"/>
              </w:rPr>
              <w:t xml:space="preserve"> </w:t>
            </w:r>
          </w:p>
        </w:tc>
        <w:tc>
          <w:tcPr>
            <w:tcW w:w="1658" w:type="dxa"/>
          </w:tcPr>
          <w:p w14:paraId="2371BF56" w14:textId="33FCAD9A" w:rsidR="62DE7149" w:rsidRPr="00F00C8D" w:rsidRDefault="62DE7149"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Middels</w:t>
            </w:r>
          </w:p>
        </w:tc>
      </w:tr>
      <w:tr w:rsidR="7CC10A58" w:rsidRPr="00F00C8D" w14:paraId="217C0642" w14:textId="77777777" w:rsidTr="6F4C6305">
        <w:trPr>
          <w:trHeight w:val="300"/>
        </w:trPr>
        <w:tc>
          <w:tcPr>
            <w:tcW w:w="885" w:type="dxa"/>
          </w:tcPr>
          <w:p w14:paraId="2CB1FD16" w14:textId="0641CEBA" w:rsidR="7CC10A58" w:rsidRPr="00F00C8D" w:rsidRDefault="499F9949"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FK6</w:t>
            </w:r>
          </w:p>
        </w:tc>
        <w:tc>
          <w:tcPr>
            <w:tcW w:w="4035" w:type="dxa"/>
          </w:tcPr>
          <w:p w14:paraId="50592C71" w14:textId="1DF35D70" w:rsidR="7CC10A58" w:rsidRPr="00F00C8D" w:rsidRDefault="01BC7A3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Systemet skal kunne </w:t>
            </w:r>
            <w:r w:rsidR="0CE2BD19" w:rsidRPr="00F00C8D">
              <w:rPr>
                <w:rFonts w:ascii="Times New Roman" w:hAnsi="Times New Roman" w:cs="Times New Roman"/>
                <w:sz w:val="22"/>
                <w:szCs w:val="22"/>
              </w:rPr>
              <w:t xml:space="preserve">identifisere </w:t>
            </w:r>
            <w:r w:rsidR="6BD6D1C1" w:rsidRPr="00F00C8D">
              <w:rPr>
                <w:rFonts w:ascii="Times New Roman" w:hAnsi="Times New Roman" w:cs="Times New Roman"/>
                <w:sz w:val="22"/>
                <w:szCs w:val="22"/>
              </w:rPr>
              <w:t xml:space="preserve">brukerens </w:t>
            </w:r>
            <w:r w:rsidR="70889B86" w:rsidRPr="00F00C8D">
              <w:rPr>
                <w:rFonts w:ascii="Times New Roman" w:hAnsi="Times New Roman" w:cs="Times New Roman"/>
                <w:sz w:val="22"/>
                <w:szCs w:val="22"/>
              </w:rPr>
              <w:t xml:space="preserve">posisjon og </w:t>
            </w:r>
            <w:r w:rsidR="40C297A0" w:rsidRPr="00F00C8D">
              <w:rPr>
                <w:rFonts w:ascii="Times New Roman" w:hAnsi="Times New Roman" w:cs="Times New Roman"/>
                <w:sz w:val="22"/>
                <w:szCs w:val="22"/>
              </w:rPr>
              <w:t>registrere</w:t>
            </w:r>
            <w:r w:rsidR="70889B86" w:rsidRPr="00F00C8D">
              <w:rPr>
                <w:rFonts w:ascii="Times New Roman" w:hAnsi="Times New Roman" w:cs="Times New Roman"/>
                <w:sz w:val="22"/>
                <w:szCs w:val="22"/>
              </w:rPr>
              <w:t xml:space="preserve"> når </w:t>
            </w:r>
            <w:r w:rsidR="5C6173E3" w:rsidRPr="00F00C8D">
              <w:rPr>
                <w:rFonts w:ascii="Times New Roman" w:hAnsi="Times New Roman" w:cs="Times New Roman"/>
                <w:sz w:val="22"/>
                <w:szCs w:val="22"/>
              </w:rPr>
              <w:t xml:space="preserve">bruker har ankommet hjem </w:t>
            </w:r>
          </w:p>
        </w:tc>
        <w:tc>
          <w:tcPr>
            <w:tcW w:w="1095" w:type="dxa"/>
          </w:tcPr>
          <w:p w14:paraId="615A363B" w14:textId="748859D8" w:rsidR="7CC10A58" w:rsidRPr="00F00C8D" w:rsidRDefault="78E636C7"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47745008" w14:textId="4258D3A5" w:rsidR="55756AB4" w:rsidRPr="00F00C8D" w:rsidRDefault="55756AB4"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Middels</w:t>
            </w:r>
          </w:p>
        </w:tc>
        <w:tc>
          <w:tcPr>
            <w:tcW w:w="1658" w:type="dxa"/>
          </w:tcPr>
          <w:p w14:paraId="6EED21BF" w14:textId="3699709B" w:rsidR="5296324C" w:rsidRPr="00F00C8D" w:rsidRDefault="5296324C"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7CC10A58" w:rsidRPr="00F00C8D" w14:paraId="1CE84930" w14:textId="77777777" w:rsidTr="6F4C6305">
        <w:trPr>
          <w:trHeight w:val="795"/>
        </w:trPr>
        <w:tc>
          <w:tcPr>
            <w:tcW w:w="885" w:type="dxa"/>
          </w:tcPr>
          <w:p w14:paraId="18E11C54" w14:textId="0CFF590B" w:rsidR="7CC10A58" w:rsidRPr="00F00C8D" w:rsidRDefault="1288D087"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FK7</w:t>
            </w:r>
          </w:p>
        </w:tc>
        <w:tc>
          <w:tcPr>
            <w:tcW w:w="4035" w:type="dxa"/>
          </w:tcPr>
          <w:p w14:paraId="58A03E42" w14:textId="317E845E" w:rsidR="7CC10A58" w:rsidRPr="00F00C8D" w:rsidRDefault="2C1B1058"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Bruker</w:t>
            </w:r>
            <w:r w:rsidR="67A2665B" w:rsidRPr="00F00C8D">
              <w:rPr>
                <w:rFonts w:ascii="Times New Roman" w:hAnsi="Times New Roman" w:cs="Times New Roman"/>
                <w:sz w:val="22"/>
                <w:szCs w:val="22"/>
              </w:rPr>
              <w:t xml:space="preserve"> skal kunne </w:t>
            </w:r>
            <w:r w:rsidR="67559E89" w:rsidRPr="00F00C8D">
              <w:rPr>
                <w:rFonts w:ascii="Times New Roman" w:hAnsi="Times New Roman" w:cs="Times New Roman"/>
                <w:sz w:val="22"/>
                <w:szCs w:val="22"/>
              </w:rPr>
              <w:t xml:space="preserve">gi </w:t>
            </w:r>
            <w:r w:rsidR="735CDFD3" w:rsidRPr="00F00C8D">
              <w:rPr>
                <w:rFonts w:ascii="Times New Roman" w:hAnsi="Times New Roman" w:cs="Times New Roman"/>
                <w:sz w:val="22"/>
                <w:szCs w:val="22"/>
              </w:rPr>
              <w:t>tillatelser</w:t>
            </w:r>
            <w:r w:rsidR="11275348" w:rsidRPr="00F00C8D">
              <w:rPr>
                <w:rFonts w:ascii="Times New Roman" w:hAnsi="Times New Roman" w:cs="Times New Roman"/>
                <w:sz w:val="22"/>
                <w:szCs w:val="22"/>
              </w:rPr>
              <w:t xml:space="preserve"> </w:t>
            </w:r>
            <w:r w:rsidR="5D094600" w:rsidRPr="00F00C8D">
              <w:rPr>
                <w:rFonts w:ascii="Times New Roman" w:hAnsi="Times New Roman" w:cs="Times New Roman"/>
                <w:sz w:val="22"/>
                <w:szCs w:val="22"/>
              </w:rPr>
              <w:t xml:space="preserve">for sin posisjon og varsler ved </w:t>
            </w:r>
            <w:r w:rsidR="3A5F1037" w:rsidRPr="00F00C8D">
              <w:rPr>
                <w:rFonts w:ascii="Times New Roman" w:hAnsi="Times New Roman" w:cs="Times New Roman"/>
                <w:sz w:val="22"/>
                <w:szCs w:val="22"/>
              </w:rPr>
              <w:t xml:space="preserve">første gangs </w:t>
            </w:r>
            <w:r w:rsidR="735CDFD3" w:rsidRPr="00F00C8D">
              <w:rPr>
                <w:rFonts w:ascii="Times New Roman" w:hAnsi="Times New Roman" w:cs="Times New Roman"/>
                <w:sz w:val="22"/>
                <w:szCs w:val="22"/>
              </w:rPr>
              <w:t>bruk</w:t>
            </w:r>
          </w:p>
        </w:tc>
        <w:tc>
          <w:tcPr>
            <w:tcW w:w="1095" w:type="dxa"/>
          </w:tcPr>
          <w:p w14:paraId="64449A48" w14:textId="250D2EB6" w:rsidR="7CC10A58" w:rsidRPr="00F00C8D" w:rsidRDefault="65B1778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Fullført</w:t>
            </w:r>
          </w:p>
        </w:tc>
        <w:tc>
          <w:tcPr>
            <w:tcW w:w="1470" w:type="dxa"/>
          </w:tcPr>
          <w:p w14:paraId="49FB3479" w14:textId="3C42B857" w:rsidR="44498673" w:rsidRPr="00F00C8D" w:rsidRDefault="44498673"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Lav</w:t>
            </w:r>
          </w:p>
        </w:tc>
        <w:tc>
          <w:tcPr>
            <w:tcW w:w="1658" w:type="dxa"/>
          </w:tcPr>
          <w:p w14:paraId="0BD4B830" w14:textId="653E11C9" w:rsidR="7AC0311B" w:rsidRPr="00F00C8D" w:rsidRDefault="7AC0311B"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r w:rsidR="35F443E7" w:rsidRPr="00F00C8D" w14:paraId="07DEEFA5" w14:textId="77777777" w:rsidTr="6F4C6305">
        <w:trPr>
          <w:trHeight w:val="930"/>
        </w:trPr>
        <w:tc>
          <w:tcPr>
            <w:tcW w:w="885" w:type="dxa"/>
          </w:tcPr>
          <w:p w14:paraId="0587E994" w14:textId="075CE820" w:rsidR="35F443E7" w:rsidRPr="00F00C8D" w:rsidRDefault="2E80D9FC"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FK8</w:t>
            </w:r>
          </w:p>
        </w:tc>
        <w:tc>
          <w:tcPr>
            <w:tcW w:w="4035" w:type="dxa"/>
          </w:tcPr>
          <w:p w14:paraId="349FF365" w14:textId="11A9E594" w:rsidR="35F443E7" w:rsidRPr="00F00C8D" w:rsidRDefault="5D998EE9"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Bruker skal kunne </w:t>
            </w:r>
            <w:r w:rsidR="7E56E6F0" w:rsidRPr="00F00C8D">
              <w:rPr>
                <w:rFonts w:ascii="Times New Roman" w:hAnsi="Times New Roman" w:cs="Times New Roman"/>
                <w:sz w:val="22"/>
                <w:szCs w:val="22"/>
              </w:rPr>
              <w:t xml:space="preserve">både legge til og se </w:t>
            </w:r>
            <w:r w:rsidR="3ED70733" w:rsidRPr="00F00C8D">
              <w:rPr>
                <w:rFonts w:ascii="Times New Roman" w:hAnsi="Times New Roman" w:cs="Times New Roman"/>
                <w:sz w:val="22"/>
                <w:szCs w:val="22"/>
              </w:rPr>
              <w:t xml:space="preserve">informasjon om </w:t>
            </w:r>
            <w:r w:rsidR="70ABDABA" w:rsidRPr="00F00C8D">
              <w:rPr>
                <w:rFonts w:ascii="Times New Roman" w:hAnsi="Times New Roman" w:cs="Times New Roman"/>
                <w:sz w:val="22"/>
                <w:szCs w:val="22"/>
              </w:rPr>
              <w:t>registrerte biler i et dashbord</w:t>
            </w:r>
          </w:p>
        </w:tc>
        <w:tc>
          <w:tcPr>
            <w:tcW w:w="1095" w:type="dxa"/>
          </w:tcPr>
          <w:p w14:paraId="4C916CD1" w14:textId="67C6FE9C" w:rsidR="35F443E7" w:rsidRPr="00F00C8D" w:rsidRDefault="4BD0C5FD"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Delvis </w:t>
            </w:r>
            <w:r w:rsidR="7254A721" w:rsidRPr="00F00C8D">
              <w:rPr>
                <w:rFonts w:ascii="Times New Roman" w:hAnsi="Times New Roman" w:cs="Times New Roman"/>
                <w:sz w:val="22"/>
                <w:szCs w:val="22"/>
              </w:rPr>
              <w:t>Fullført</w:t>
            </w:r>
          </w:p>
        </w:tc>
        <w:tc>
          <w:tcPr>
            <w:tcW w:w="1470" w:type="dxa"/>
          </w:tcPr>
          <w:p w14:paraId="7DCC494E" w14:textId="32349C03" w:rsidR="43F88FA2" w:rsidRPr="00F00C8D" w:rsidRDefault="43F88FA2"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c>
          <w:tcPr>
            <w:tcW w:w="1658" w:type="dxa"/>
          </w:tcPr>
          <w:p w14:paraId="493E237F" w14:textId="4BC76150" w:rsidR="7B69E4C9" w:rsidRPr="00F00C8D" w:rsidRDefault="7B69E4C9"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Middels</w:t>
            </w:r>
          </w:p>
        </w:tc>
      </w:tr>
      <w:tr w:rsidR="771F6870" w:rsidRPr="00F00C8D" w14:paraId="60CFAEAD" w14:textId="77777777" w:rsidTr="6F4C6305">
        <w:trPr>
          <w:trHeight w:val="300"/>
        </w:trPr>
        <w:tc>
          <w:tcPr>
            <w:tcW w:w="885" w:type="dxa"/>
          </w:tcPr>
          <w:p w14:paraId="01774C06" w14:textId="340AD393" w:rsidR="771F6870" w:rsidRPr="00F00C8D" w:rsidRDefault="646984D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FK9</w:t>
            </w:r>
          </w:p>
        </w:tc>
        <w:tc>
          <w:tcPr>
            <w:tcW w:w="4035" w:type="dxa"/>
          </w:tcPr>
          <w:p w14:paraId="12B30D0B" w14:textId="484EF104" w:rsidR="771F6870" w:rsidRPr="00F00C8D" w:rsidRDefault="646984D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Bruker skal kunne se </w:t>
            </w:r>
            <w:r w:rsidR="2DC0CFCE" w:rsidRPr="00F00C8D">
              <w:rPr>
                <w:rFonts w:ascii="Times New Roman" w:hAnsi="Times New Roman" w:cs="Times New Roman"/>
                <w:sz w:val="22"/>
                <w:szCs w:val="22"/>
              </w:rPr>
              <w:t>anbefalinger</w:t>
            </w:r>
            <w:r w:rsidR="3AA91CD2" w:rsidRPr="00F00C8D">
              <w:rPr>
                <w:rFonts w:ascii="Times New Roman" w:hAnsi="Times New Roman" w:cs="Times New Roman"/>
                <w:sz w:val="22"/>
                <w:szCs w:val="22"/>
              </w:rPr>
              <w:t xml:space="preserve"> om når </w:t>
            </w:r>
            <w:r w:rsidR="07C5E55C" w:rsidRPr="00F00C8D">
              <w:rPr>
                <w:rFonts w:ascii="Times New Roman" w:hAnsi="Times New Roman" w:cs="Times New Roman"/>
                <w:sz w:val="22"/>
                <w:szCs w:val="22"/>
              </w:rPr>
              <w:t xml:space="preserve">det lønner seg for bruker å lade </w:t>
            </w:r>
            <w:r w:rsidR="51353153" w:rsidRPr="00F00C8D">
              <w:rPr>
                <w:rFonts w:ascii="Times New Roman" w:hAnsi="Times New Roman" w:cs="Times New Roman"/>
                <w:sz w:val="22"/>
                <w:szCs w:val="22"/>
              </w:rPr>
              <w:t xml:space="preserve">basert på både </w:t>
            </w:r>
            <w:r w:rsidR="10ACE328" w:rsidRPr="00F00C8D">
              <w:rPr>
                <w:rFonts w:ascii="Times New Roman" w:hAnsi="Times New Roman" w:cs="Times New Roman"/>
                <w:sz w:val="22"/>
                <w:szCs w:val="22"/>
              </w:rPr>
              <w:t xml:space="preserve">strømpris og </w:t>
            </w:r>
            <w:r w:rsidR="2DC0CFCE" w:rsidRPr="00F00C8D">
              <w:rPr>
                <w:rFonts w:ascii="Times New Roman" w:hAnsi="Times New Roman" w:cs="Times New Roman"/>
                <w:sz w:val="22"/>
                <w:szCs w:val="22"/>
              </w:rPr>
              <w:t>batteri</w:t>
            </w:r>
          </w:p>
        </w:tc>
        <w:tc>
          <w:tcPr>
            <w:tcW w:w="1095" w:type="dxa"/>
          </w:tcPr>
          <w:p w14:paraId="5CF91227" w14:textId="56CAF9DE" w:rsidR="771F6870" w:rsidRPr="00F00C8D" w:rsidRDefault="6C140D6F"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 xml:space="preserve">Delvis </w:t>
            </w:r>
            <w:r w:rsidR="48DA47F3" w:rsidRPr="00F00C8D">
              <w:rPr>
                <w:rFonts w:ascii="Times New Roman" w:hAnsi="Times New Roman" w:cs="Times New Roman"/>
                <w:sz w:val="22"/>
                <w:szCs w:val="22"/>
              </w:rPr>
              <w:t>Fullført</w:t>
            </w:r>
          </w:p>
        </w:tc>
        <w:tc>
          <w:tcPr>
            <w:tcW w:w="1470" w:type="dxa"/>
          </w:tcPr>
          <w:p w14:paraId="28014BE2" w14:textId="6C191C16" w:rsidR="16409F1A" w:rsidRPr="00F00C8D" w:rsidRDefault="16409F1A"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c>
          <w:tcPr>
            <w:tcW w:w="1658" w:type="dxa"/>
          </w:tcPr>
          <w:p w14:paraId="49AE86B8" w14:textId="02E35136" w:rsidR="0882D90D" w:rsidRPr="00F00C8D" w:rsidRDefault="0882D90D" w:rsidP="0007788F">
            <w:pPr>
              <w:spacing w:line="360" w:lineRule="auto"/>
              <w:rPr>
                <w:rFonts w:ascii="Times New Roman" w:hAnsi="Times New Roman" w:cs="Times New Roman"/>
                <w:sz w:val="22"/>
                <w:szCs w:val="22"/>
              </w:rPr>
            </w:pPr>
            <w:r w:rsidRPr="00F00C8D">
              <w:rPr>
                <w:rFonts w:ascii="Times New Roman" w:hAnsi="Times New Roman" w:cs="Times New Roman"/>
                <w:sz w:val="22"/>
                <w:szCs w:val="22"/>
              </w:rPr>
              <w:t>Høy</w:t>
            </w:r>
          </w:p>
        </w:tc>
      </w:tr>
    </w:tbl>
    <w:p w14:paraId="6764E55D" w14:textId="13777769" w:rsidR="4D4FF70F" w:rsidRPr="00F00C8D" w:rsidRDefault="4D4FF70F" w:rsidP="0007788F">
      <w:pPr>
        <w:spacing w:line="360" w:lineRule="auto"/>
        <w:rPr>
          <w:rFonts w:ascii="Times New Roman" w:hAnsi="Times New Roman" w:cs="Times New Roman"/>
        </w:rPr>
      </w:pPr>
    </w:p>
    <w:p w14:paraId="7E669CD5" w14:textId="4A04BE14" w:rsidR="4EED9E1C" w:rsidRPr="00F00C8D" w:rsidRDefault="4EED9E1C" w:rsidP="0007788F">
      <w:pPr>
        <w:spacing w:line="360" w:lineRule="auto"/>
        <w:rPr>
          <w:rFonts w:ascii="Times New Roman" w:hAnsi="Times New Roman" w:cs="Times New Roman"/>
        </w:rPr>
      </w:pPr>
    </w:p>
    <w:p w14:paraId="06498C5D" w14:textId="613918A4" w:rsidR="38CDDFE3" w:rsidRPr="00F00C8D" w:rsidRDefault="38CDDFE3" w:rsidP="0007788F">
      <w:pPr>
        <w:spacing w:line="360" w:lineRule="auto"/>
        <w:rPr>
          <w:rFonts w:ascii="Times New Roman" w:hAnsi="Times New Roman" w:cs="Times New Roman"/>
        </w:rPr>
      </w:pPr>
    </w:p>
    <w:p w14:paraId="3329A8AD" w14:textId="56C3A75A" w:rsidR="002652D9" w:rsidRPr="00F00C8D" w:rsidRDefault="60387703" w:rsidP="0007788F">
      <w:pPr>
        <w:pStyle w:val="Overskrift2"/>
        <w:spacing w:line="360" w:lineRule="auto"/>
        <w:rPr>
          <w:rFonts w:ascii="Times New Roman" w:eastAsia="Times New Roman" w:hAnsi="Times New Roman" w:cs="Times New Roman"/>
          <w:color w:val="auto"/>
        </w:rPr>
      </w:pPr>
      <w:bookmarkStart w:id="20" w:name="_Toc182951098"/>
      <w:bookmarkStart w:id="21" w:name="_Toc183172691"/>
      <w:r w:rsidRPr="00F00C8D">
        <w:rPr>
          <w:rFonts w:ascii="Times New Roman" w:eastAsia="Times New Roman" w:hAnsi="Times New Roman" w:cs="Times New Roman"/>
          <w:color w:val="auto"/>
        </w:rPr>
        <w:lastRenderedPageBreak/>
        <w:t>Funksjoner relatert til brukeren</w:t>
      </w:r>
      <w:bookmarkEnd w:id="20"/>
      <w:bookmarkEnd w:id="21"/>
    </w:p>
    <w:p w14:paraId="6C9F3CA7" w14:textId="3ECBFAA7" w:rsidR="5DC9034A" w:rsidRPr="00F00C8D" w:rsidRDefault="5DC9034A" w:rsidP="0007788F">
      <w:pPr>
        <w:pStyle w:val="Listeavsnitt"/>
        <w:numPr>
          <w:ilvl w:val="0"/>
          <w:numId w:val="6"/>
        </w:num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Registrering og innlogging (FK1, FK2)</w:t>
      </w:r>
    </w:p>
    <w:p w14:paraId="282EEC21" w14:textId="2D7840C7" w:rsidR="5DC9034A" w:rsidRPr="00F00C8D" w:rsidRDefault="1E690FE5" w:rsidP="0007788F">
      <w:pPr>
        <w:spacing w:line="360" w:lineRule="auto"/>
        <w:rPr>
          <w:rFonts w:ascii="Times New Roman" w:hAnsi="Times New Roman" w:cs="Times New Roman"/>
          <w:b/>
          <w:bCs/>
        </w:rPr>
      </w:pPr>
      <w:r w:rsidRPr="00F00C8D">
        <w:rPr>
          <w:rFonts w:ascii="Times New Roman" w:hAnsi="Times New Roman" w:cs="Times New Roman"/>
        </w:rPr>
        <w:t xml:space="preserve">Brukeren skal kunne opprette konto med e-post og passord. Bruker skal også få kunne logge inn for å få tilgang til personlig tilpasset strømdata og varsler. Dette skal videre føre til en sikker tilgang til brukerens data. </w:t>
      </w:r>
    </w:p>
    <w:p w14:paraId="678CA554" w14:textId="4ACA6046" w:rsidR="5DC9034A" w:rsidRPr="00F00C8D" w:rsidRDefault="1E690FE5" w:rsidP="0007788F">
      <w:pPr>
        <w:spacing w:line="360" w:lineRule="auto"/>
        <w:rPr>
          <w:rFonts w:ascii="Times New Roman" w:hAnsi="Times New Roman" w:cs="Times New Roman"/>
          <w:b/>
          <w:bCs/>
        </w:rPr>
      </w:pPr>
      <w:r w:rsidRPr="00F00C8D">
        <w:rPr>
          <w:rFonts w:ascii="Times New Roman" w:hAnsi="Times New Roman" w:cs="Times New Roman"/>
          <w:b/>
          <w:bCs/>
        </w:rPr>
        <w:t xml:space="preserve">Implementasjon: </w:t>
      </w:r>
      <w:r w:rsidRPr="00F00C8D">
        <w:rPr>
          <w:rFonts w:ascii="Times New Roman" w:hAnsi="Times New Roman" w:cs="Times New Roman"/>
        </w:rPr>
        <w:t xml:space="preserve">Firebase </w:t>
      </w:r>
      <w:proofErr w:type="spellStart"/>
      <w:r w:rsidRPr="00F00C8D">
        <w:rPr>
          <w:rFonts w:ascii="Times New Roman" w:hAnsi="Times New Roman" w:cs="Times New Roman"/>
        </w:rPr>
        <w:t>Authentication</w:t>
      </w:r>
      <w:proofErr w:type="spellEnd"/>
      <w:r w:rsidRPr="00F00C8D">
        <w:rPr>
          <w:rFonts w:ascii="Times New Roman" w:hAnsi="Times New Roman" w:cs="Times New Roman"/>
        </w:rPr>
        <w:t xml:space="preserve"> håndterer autentisering. Funksjonene er testet og sikre</w:t>
      </w:r>
      <w:r w:rsidR="00274EBC" w:rsidRPr="00F00C8D">
        <w:rPr>
          <w:rFonts w:ascii="Times New Roman" w:hAnsi="Times New Roman" w:cs="Times New Roman"/>
        </w:rPr>
        <w:t>.</w:t>
      </w:r>
    </w:p>
    <w:p w14:paraId="2BD018B1" w14:textId="50DC35D8" w:rsidR="12F486F2" w:rsidRPr="00F00C8D" w:rsidRDefault="12F486F2" w:rsidP="0007788F">
      <w:pPr>
        <w:spacing w:line="360" w:lineRule="auto"/>
        <w:rPr>
          <w:rFonts w:ascii="Times New Roman" w:eastAsia="Times New Roman" w:hAnsi="Times New Roman" w:cs="Times New Roman"/>
          <w:color w:val="000000" w:themeColor="text1"/>
        </w:rPr>
      </w:pPr>
      <w:r w:rsidRPr="00F00C8D">
        <w:rPr>
          <w:rFonts w:ascii="Times New Roman" w:eastAsia="Times New Roman" w:hAnsi="Times New Roman" w:cs="Times New Roman"/>
          <w:color w:val="000000" w:themeColor="text1"/>
        </w:rPr>
        <w:t>Det fungerer slik at når bruker registrer seg, lagres e</w:t>
      </w:r>
      <w:r w:rsidR="003050E3" w:rsidRPr="00F00C8D">
        <w:rPr>
          <w:rFonts w:ascii="Times New Roman" w:eastAsia="Times New Roman" w:hAnsi="Times New Roman" w:cs="Times New Roman"/>
          <w:color w:val="000000" w:themeColor="text1"/>
        </w:rPr>
        <w:t>-</w:t>
      </w:r>
      <w:r w:rsidRPr="00F00C8D">
        <w:rPr>
          <w:rFonts w:ascii="Times New Roman" w:eastAsia="Times New Roman" w:hAnsi="Times New Roman" w:cs="Times New Roman"/>
          <w:color w:val="000000" w:themeColor="text1"/>
        </w:rPr>
        <w:t xml:space="preserve">post og passord i Firebase </w:t>
      </w:r>
      <w:proofErr w:type="spellStart"/>
      <w:r w:rsidRPr="00F00C8D">
        <w:rPr>
          <w:rFonts w:ascii="Times New Roman" w:eastAsia="Times New Roman" w:hAnsi="Times New Roman" w:cs="Times New Roman"/>
          <w:color w:val="000000" w:themeColor="text1"/>
        </w:rPr>
        <w:t>Authentication</w:t>
      </w:r>
      <w:proofErr w:type="spellEnd"/>
      <w:r w:rsidRPr="00F00C8D">
        <w:rPr>
          <w:rFonts w:ascii="Times New Roman" w:eastAsia="Times New Roman" w:hAnsi="Times New Roman" w:cs="Times New Roman"/>
          <w:color w:val="000000" w:themeColor="text1"/>
        </w:rPr>
        <w:t>. Dette gir en sikker og skalerbar løsning for brukerhåndtering. Når bruker logger inn sjekker Firebase om e–post og passord stemmer overens med eksisterende konto</w:t>
      </w:r>
      <w:r w:rsidR="00274EBC" w:rsidRPr="00F00C8D">
        <w:rPr>
          <w:rFonts w:ascii="Times New Roman" w:eastAsia="Times New Roman" w:hAnsi="Times New Roman" w:cs="Times New Roman"/>
          <w:color w:val="000000" w:themeColor="text1"/>
        </w:rPr>
        <w:t>.</w:t>
      </w:r>
    </w:p>
    <w:p w14:paraId="20B6BE5C" w14:textId="18B3559B" w:rsidR="68C028B8" w:rsidRPr="00F00C8D" w:rsidRDefault="54D62DAF" w:rsidP="0007788F">
      <w:pPr>
        <w:spacing w:line="360" w:lineRule="auto"/>
        <w:rPr>
          <w:rFonts w:ascii="Times New Roman" w:eastAsia="Times New Roman" w:hAnsi="Times New Roman" w:cs="Times New Roman"/>
          <w:color w:val="000000" w:themeColor="text1"/>
        </w:rPr>
      </w:pPr>
      <w:r w:rsidRPr="00F00C8D">
        <w:rPr>
          <w:rFonts w:ascii="Times New Roman" w:eastAsia="Times New Roman" w:hAnsi="Times New Roman" w:cs="Times New Roman"/>
          <w:color w:val="000000" w:themeColor="text1"/>
        </w:rPr>
        <w:t xml:space="preserve">Registrering og innloggings funksjonene har blitt testet </w:t>
      </w:r>
      <w:r w:rsidR="6DD9AF12" w:rsidRPr="00F00C8D">
        <w:rPr>
          <w:rFonts w:ascii="Times New Roman" w:eastAsia="Times New Roman" w:hAnsi="Times New Roman" w:cs="Times New Roman"/>
          <w:color w:val="000000" w:themeColor="text1"/>
        </w:rPr>
        <w:t xml:space="preserve">med ulike brukerkontoer blant gruppen for å sikre </w:t>
      </w:r>
      <w:r w:rsidR="4A0925C9" w:rsidRPr="00F00C8D">
        <w:rPr>
          <w:rFonts w:ascii="Times New Roman" w:eastAsia="Times New Roman" w:hAnsi="Times New Roman" w:cs="Times New Roman"/>
          <w:color w:val="000000" w:themeColor="text1"/>
        </w:rPr>
        <w:t xml:space="preserve">at funksjonene </w:t>
      </w:r>
      <w:r w:rsidR="7DD3A7D6" w:rsidRPr="00F00C8D">
        <w:rPr>
          <w:rFonts w:ascii="Times New Roman" w:eastAsia="Times New Roman" w:hAnsi="Times New Roman" w:cs="Times New Roman"/>
          <w:color w:val="000000" w:themeColor="text1"/>
        </w:rPr>
        <w:t>fungerer korrekt i alle scenarioer.</w:t>
      </w:r>
      <w:r w:rsidR="257B9B8E" w:rsidRPr="00F00C8D">
        <w:rPr>
          <w:rFonts w:ascii="Times New Roman" w:eastAsia="Times New Roman" w:hAnsi="Times New Roman" w:cs="Times New Roman"/>
          <w:color w:val="000000" w:themeColor="text1"/>
        </w:rPr>
        <w:t xml:space="preserve"> </w:t>
      </w:r>
    </w:p>
    <w:p w14:paraId="65452DA6" w14:textId="6BAD169E" w:rsidR="5DC9034A" w:rsidRPr="00F00C8D" w:rsidRDefault="5DC9034A" w:rsidP="0007788F">
      <w:pPr>
        <w:pStyle w:val="Listeavsnitt"/>
        <w:numPr>
          <w:ilvl w:val="0"/>
          <w:numId w:val="6"/>
        </w:num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Varslingssystem (FK4, FK7)</w:t>
      </w:r>
    </w:p>
    <w:p w14:paraId="60A1779A" w14:textId="58E2515C"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Varslingssystemet har i oppgave å sikre at bruker mottar varsler når det er økonomisk nyttig å lade bilen. Dette er for å redusere strømkostnader og optimalisere ladeplan. </w:t>
      </w:r>
    </w:p>
    <w:p w14:paraId="074A1973" w14:textId="00DD4419" w:rsidR="5DC9034A" w:rsidRPr="00F00C8D" w:rsidRDefault="1E690FE5" w:rsidP="0007788F">
      <w:pPr>
        <w:spacing w:line="360" w:lineRule="auto"/>
        <w:rPr>
          <w:rFonts w:ascii="Times New Roman" w:hAnsi="Times New Roman" w:cs="Times New Roman"/>
        </w:rPr>
      </w:pPr>
      <w:r w:rsidRPr="00F00C8D">
        <w:rPr>
          <w:rFonts w:ascii="Times New Roman" w:hAnsi="Times New Roman" w:cs="Times New Roman"/>
          <w:b/>
          <w:bCs/>
        </w:rPr>
        <w:t>Implementasjon:</w:t>
      </w:r>
      <w:r w:rsidR="5AB1F35B" w:rsidRPr="00F00C8D">
        <w:rPr>
          <w:rFonts w:ascii="Times New Roman" w:hAnsi="Times New Roman" w:cs="Times New Roman"/>
          <w:b/>
          <w:bCs/>
        </w:rPr>
        <w:t xml:space="preserve"> </w:t>
      </w:r>
      <w:r w:rsidR="5AB1F35B" w:rsidRPr="00F00C8D">
        <w:rPr>
          <w:rFonts w:ascii="Times New Roman" w:hAnsi="Times New Roman" w:cs="Times New Roman"/>
        </w:rPr>
        <w:t xml:space="preserve">Firebase </w:t>
      </w:r>
      <w:proofErr w:type="spellStart"/>
      <w:r w:rsidR="5AB1F35B" w:rsidRPr="00F00C8D">
        <w:rPr>
          <w:rFonts w:ascii="Times New Roman" w:hAnsi="Times New Roman" w:cs="Times New Roman"/>
        </w:rPr>
        <w:t>Cloud</w:t>
      </w:r>
      <w:proofErr w:type="spellEnd"/>
      <w:r w:rsidR="5AB1F35B" w:rsidRPr="00F00C8D">
        <w:rPr>
          <w:rFonts w:ascii="Times New Roman" w:hAnsi="Times New Roman" w:cs="Times New Roman"/>
        </w:rPr>
        <w:t xml:space="preserve"> Messaging brukes for push </w:t>
      </w:r>
      <w:r w:rsidR="5283CE10" w:rsidRPr="00F00C8D">
        <w:rPr>
          <w:rFonts w:ascii="Times New Roman" w:hAnsi="Times New Roman" w:cs="Times New Roman"/>
        </w:rPr>
        <w:t xml:space="preserve">varsler. </w:t>
      </w:r>
      <w:r w:rsidR="65D97D49" w:rsidRPr="00F00C8D">
        <w:rPr>
          <w:rFonts w:ascii="Times New Roman" w:hAnsi="Times New Roman" w:cs="Times New Roman"/>
        </w:rPr>
        <w:t xml:space="preserve">Data fra </w:t>
      </w:r>
      <w:r w:rsidR="5283CE10" w:rsidRPr="00F00C8D">
        <w:rPr>
          <w:rFonts w:ascii="Times New Roman" w:hAnsi="Times New Roman" w:cs="Times New Roman"/>
        </w:rPr>
        <w:t>Strømpris - API og posisjonskontroll</w:t>
      </w:r>
      <w:r w:rsidR="6FD62257" w:rsidRPr="00F00C8D">
        <w:rPr>
          <w:rFonts w:ascii="Times New Roman" w:hAnsi="Times New Roman" w:cs="Times New Roman"/>
        </w:rPr>
        <w:t xml:space="preserve"> </w:t>
      </w:r>
      <w:r w:rsidR="61EE106A" w:rsidRPr="00F00C8D">
        <w:rPr>
          <w:rFonts w:ascii="Times New Roman" w:hAnsi="Times New Roman" w:cs="Times New Roman"/>
        </w:rPr>
        <w:t>trigger</w:t>
      </w:r>
      <w:r w:rsidR="6FD62257" w:rsidRPr="00F00C8D">
        <w:rPr>
          <w:rFonts w:ascii="Times New Roman" w:hAnsi="Times New Roman" w:cs="Times New Roman"/>
        </w:rPr>
        <w:t xml:space="preserve"> </w:t>
      </w:r>
      <w:r w:rsidR="3B52381E" w:rsidRPr="00F00C8D">
        <w:rPr>
          <w:rFonts w:ascii="Times New Roman" w:hAnsi="Times New Roman" w:cs="Times New Roman"/>
        </w:rPr>
        <w:t>varsler</w:t>
      </w:r>
      <w:r w:rsidR="00274EBC" w:rsidRPr="00F00C8D">
        <w:rPr>
          <w:rFonts w:ascii="Times New Roman" w:hAnsi="Times New Roman" w:cs="Times New Roman"/>
        </w:rPr>
        <w:t>.</w:t>
      </w:r>
    </w:p>
    <w:p w14:paraId="2CBE917F" w14:textId="0C92706F" w:rsidR="68C028B8" w:rsidRPr="00F00C8D" w:rsidRDefault="18791F13" w:rsidP="0007788F">
      <w:pPr>
        <w:spacing w:line="360" w:lineRule="auto"/>
        <w:rPr>
          <w:rFonts w:ascii="Times New Roman" w:hAnsi="Times New Roman" w:cs="Times New Roman"/>
        </w:rPr>
      </w:pPr>
      <w:r w:rsidRPr="00F00C8D">
        <w:rPr>
          <w:rFonts w:ascii="Times New Roman" w:hAnsi="Times New Roman" w:cs="Times New Roman"/>
        </w:rPr>
        <w:t>Det blir sendt push</w:t>
      </w:r>
      <w:r w:rsidR="00274EBC" w:rsidRPr="00F00C8D">
        <w:rPr>
          <w:rFonts w:ascii="Times New Roman" w:hAnsi="Times New Roman" w:cs="Times New Roman"/>
        </w:rPr>
        <w:t>-</w:t>
      </w:r>
      <w:r w:rsidRPr="00F00C8D">
        <w:rPr>
          <w:rFonts w:ascii="Times New Roman" w:hAnsi="Times New Roman" w:cs="Times New Roman"/>
        </w:rPr>
        <w:t xml:space="preserve">varsler til brukerens mobil, ved hjelp av Firebase </w:t>
      </w:r>
      <w:proofErr w:type="spellStart"/>
      <w:r w:rsidRPr="00F00C8D">
        <w:rPr>
          <w:rFonts w:ascii="Times New Roman" w:hAnsi="Times New Roman" w:cs="Times New Roman"/>
        </w:rPr>
        <w:t>Cloud</w:t>
      </w:r>
      <w:proofErr w:type="spellEnd"/>
      <w:r w:rsidRPr="00F00C8D">
        <w:rPr>
          <w:rFonts w:ascii="Times New Roman" w:hAnsi="Times New Roman" w:cs="Times New Roman"/>
        </w:rPr>
        <w:t xml:space="preserve"> Messaging. Dette trigg</w:t>
      </w:r>
      <w:r w:rsidR="43F3B055" w:rsidRPr="00F00C8D">
        <w:rPr>
          <w:rFonts w:ascii="Times New Roman" w:hAnsi="Times New Roman" w:cs="Times New Roman"/>
        </w:rPr>
        <w:t xml:space="preserve">es av strømprisdata og brukerens posisjon. </w:t>
      </w:r>
      <w:r w:rsidR="00947AA8" w:rsidRPr="00F00C8D">
        <w:rPr>
          <w:rFonts w:ascii="Times New Roman" w:hAnsi="Times New Roman" w:cs="Times New Roman"/>
        </w:rPr>
        <w:t xml:space="preserve">Eksempelvis, hvis </w:t>
      </w:r>
      <w:r w:rsidR="00160263" w:rsidRPr="00F00C8D">
        <w:rPr>
          <w:rFonts w:ascii="Times New Roman" w:hAnsi="Times New Roman" w:cs="Times New Roman"/>
        </w:rPr>
        <w:t xml:space="preserve">strømprisen </w:t>
      </w:r>
      <w:r w:rsidR="49B24C9C" w:rsidRPr="00F00C8D">
        <w:rPr>
          <w:rFonts w:ascii="Times New Roman" w:hAnsi="Times New Roman" w:cs="Times New Roman"/>
        </w:rPr>
        <w:t>faller under et gitt nivå og brukeren er innenfor definerte hjem posisjonen, sendes det varsel</w:t>
      </w:r>
      <w:r w:rsidR="604A1115" w:rsidRPr="00F00C8D">
        <w:rPr>
          <w:rFonts w:ascii="Times New Roman" w:hAnsi="Times New Roman" w:cs="Times New Roman"/>
        </w:rPr>
        <w:t xml:space="preserve"> til brukeren</w:t>
      </w:r>
      <w:r w:rsidR="49B24C9C" w:rsidRPr="00F00C8D">
        <w:rPr>
          <w:rFonts w:ascii="Times New Roman" w:hAnsi="Times New Roman" w:cs="Times New Roman"/>
        </w:rPr>
        <w:t>.</w:t>
      </w:r>
    </w:p>
    <w:p w14:paraId="012E5A1B" w14:textId="254C50B1" w:rsidR="4B10CA7F" w:rsidRPr="00F00C8D" w:rsidRDefault="2357059F" w:rsidP="0007788F">
      <w:pPr>
        <w:spacing w:line="360" w:lineRule="auto"/>
        <w:rPr>
          <w:rFonts w:ascii="Times New Roman" w:hAnsi="Times New Roman" w:cs="Times New Roman"/>
        </w:rPr>
      </w:pPr>
      <w:r w:rsidRPr="00F00C8D">
        <w:rPr>
          <w:rFonts w:ascii="Times New Roman" w:hAnsi="Times New Roman" w:cs="Times New Roman"/>
        </w:rPr>
        <w:t xml:space="preserve">Varslingssystemet har blitt testet ved </w:t>
      </w:r>
      <w:r w:rsidR="1218543C" w:rsidRPr="00F00C8D">
        <w:rPr>
          <w:rFonts w:ascii="Times New Roman" w:hAnsi="Times New Roman" w:cs="Times New Roman"/>
        </w:rPr>
        <w:t xml:space="preserve">å simulere ulike strømpriser og posisjoner for </w:t>
      </w:r>
      <w:r w:rsidR="14C86B3A" w:rsidRPr="00F00C8D">
        <w:rPr>
          <w:rFonts w:ascii="Times New Roman" w:hAnsi="Times New Roman" w:cs="Times New Roman"/>
        </w:rPr>
        <w:t>å sjekke om varsler kun sendes ut når det er relevant</w:t>
      </w:r>
      <w:r w:rsidR="4B10CA7F" w:rsidRPr="00F00C8D">
        <w:rPr>
          <w:rFonts w:ascii="Times New Roman" w:hAnsi="Times New Roman" w:cs="Times New Roman"/>
        </w:rPr>
        <w:t>.</w:t>
      </w:r>
      <w:r w:rsidR="75A5EE2C" w:rsidRPr="00F00C8D">
        <w:rPr>
          <w:rFonts w:ascii="Times New Roman" w:hAnsi="Times New Roman" w:cs="Times New Roman"/>
        </w:rPr>
        <w:t xml:space="preserve"> </w:t>
      </w:r>
      <w:r w:rsidR="0EE84686" w:rsidRPr="00F00C8D">
        <w:rPr>
          <w:rFonts w:ascii="Times New Roman" w:hAnsi="Times New Roman" w:cs="Times New Roman"/>
        </w:rPr>
        <w:t xml:space="preserve">Ved hjelp av Java tester </w:t>
      </w:r>
      <w:r w:rsidR="1EE916AB" w:rsidRPr="00F00C8D">
        <w:rPr>
          <w:rFonts w:ascii="Times New Roman" w:hAnsi="Times New Roman" w:cs="Times New Roman"/>
        </w:rPr>
        <w:t>ble</w:t>
      </w:r>
      <w:r w:rsidR="0EE84686" w:rsidRPr="00F00C8D">
        <w:rPr>
          <w:rFonts w:ascii="Times New Roman" w:hAnsi="Times New Roman" w:cs="Times New Roman"/>
        </w:rPr>
        <w:t xml:space="preserve"> det </w:t>
      </w:r>
      <w:r w:rsidR="1EE916AB" w:rsidRPr="00F00C8D">
        <w:rPr>
          <w:rFonts w:ascii="Times New Roman" w:hAnsi="Times New Roman" w:cs="Times New Roman"/>
        </w:rPr>
        <w:t xml:space="preserve">blant </w:t>
      </w:r>
      <w:r w:rsidR="41E03002" w:rsidRPr="00F00C8D">
        <w:rPr>
          <w:rFonts w:ascii="Times New Roman" w:hAnsi="Times New Roman" w:cs="Times New Roman"/>
        </w:rPr>
        <w:t>annet</w:t>
      </w:r>
      <w:r w:rsidR="1EE916AB" w:rsidRPr="00F00C8D">
        <w:rPr>
          <w:rFonts w:ascii="Times New Roman" w:hAnsi="Times New Roman" w:cs="Times New Roman"/>
        </w:rPr>
        <w:t xml:space="preserve"> </w:t>
      </w:r>
      <w:r w:rsidR="0EE84686" w:rsidRPr="00F00C8D">
        <w:rPr>
          <w:rFonts w:ascii="Times New Roman" w:hAnsi="Times New Roman" w:cs="Times New Roman"/>
        </w:rPr>
        <w:t xml:space="preserve">testet at varsler blir sendt på riktig </w:t>
      </w:r>
      <w:r w:rsidR="1EE916AB" w:rsidRPr="00F00C8D">
        <w:rPr>
          <w:rFonts w:ascii="Times New Roman" w:hAnsi="Times New Roman" w:cs="Times New Roman"/>
        </w:rPr>
        <w:t xml:space="preserve">tidspunkt og </w:t>
      </w:r>
      <w:r w:rsidR="41E03002" w:rsidRPr="00F00C8D">
        <w:rPr>
          <w:rFonts w:ascii="Times New Roman" w:hAnsi="Times New Roman" w:cs="Times New Roman"/>
        </w:rPr>
        <w:t xml:space="preserve">at irrelevant </w:t>
      </w:r>
      <w:r w:rsidR="28D06D13" w:rsidRPr="00F00C8D">
        <w:rPr>
          <w:rFonts w:ascii="Times New Roman" w:hAnsi="Times New Roman" w:cs="Times New Roman"/>
        </w:rPr>
        <w:t xml:space="preserve">varsler unngås. </w:t>
      </w:r>
    </w:p>
    <w:p w14:paraId="5BE04FB2" w14:textId="64FADA7E" w:rsidR="49B24C9C" w:rsidRPr="00F00C8D" w:rsidRDefault="49B24C9C" w:rsidP="0007788F">
      <w:pPr>
        <w:pStyle w:val="Listeavsnitt"/>
        <w:numPr>
          <w:ilvl w:val="0"/>
          <w:numId w:val="6"/>
        </w:num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Strømprishåndterings</w:t>
      </w:r>
      <w:r w:rsidR="2F9A5593" w:rsidRPr="00F00C8D">
        <w:rPr>
          <w:rFonts w:ascii="Times New Roman" w:hAnsi="Times New Roman" w:cs="Times New Roman"/>
          <w:b/>
          <w:bCs/>
          <w:sz w:val="28"/>
          <w:szCs w:val="28"/>
        </w:rPr>
        <w:t xml:space="preserve"> (FK3, FK5)</w:t>
      </w:r>
    </w:p>
    <w:p w14:paraId="3512676F" w14:textId="257A877A" w:rsidR="0BE7D595" w:rsidRPr="00F00C8D" w:rsidRDefault="0BE7D595" w:rsidP="0007788F">
      <w:pPr>
        <w:spacing w:line="360" w:lineRule="auto"/>
        <w:rPr>
          <w:rFonts w:ascii="Times New Roman" w:hAnsi="Times New Roman" w:cs="Times New Roman"/>
        </w:rPr>
      </w:pPr>
      <w:r w:rsidRPr="00F00C8D">
        <w:rPr>
          <w:rFonts w:ascii="Times New Roman" w:hAnsi="Times New Roman" w:cs="Times New Roman"/>
        </w:rPr>
        <w:t>Denne d</w:t>
      </w:r>
      <w:r w:rsidR="49B24C9C" w:rsidRPr="00F00C8D">
        <w:rPr>
          <w:rFonts w:ascii="Times New Roman" w:hAnsi="Times New Roman" w:cs="Times New Roman"/>
        </w:rPr>
        <w:t>elen</w:t>
      </w:r>
      <w:r w:rsidR="60B1FAA7" w:rsidRPr="00F00C8D">
        <w:rPr>
          <w:rFonts w:ascii="Times New Roman" w:hAnsi="Times New Roman" w:cs="Times New Roman"/>
        </w:rPr>
        <w:t xml:space="preserve"> av systemet</w:t>
      </w:r>
      <w:r w:rsidR="49B24C9C" w:rsidRPr="00F00C8D">
        <w:rPr>
          <w:rFonts w:ascii="Times New Roman" w:hAnsi="Times New Roman" w:cs="Times New Roman"/>
        </w:rPr>
        <w:t xml:space="preserve"> henter strømpriser og visualiserer disse i en graf. Dette er for å gi bruker en oversikt over nåværende historisk og </w:t>
      </w:r>
      <w:r w:rsidR="321526D7" w:rsidRPr="00F00C8D">
        <w:rPr>
          <w:rFonts w:ascii="Times New Roman" w:hAnsi="Times New Roman" w:cs="Times New Roman"/>
        </w:rPr>
        <w:t>fremtidige priser.</w:t>
      </w:r>
      <w:r w:rsidR="05B46CCA" w:rsidRPr="00F00C8D">
        <w:rPr>
          <w:rFonts w:ascii="Times New Roman" w:hAnsi="Times New Roman" w:cs="Times New Roman"/>
        </w:rPr>
        <w:t xml:space="preserve"> </w:t>
      </w:r>
    </w:p>
    <w:p w14:paraId="5FD80E7B" w14:textId="10311FF5" w:rsidR="0BE7D595" w:rsidRPr="00F00C8D" w:rsidRDefault="05B46CCA" w:rsidP="0007788F">
      <w:pPr>
        <w:spacing w:line="360" w:lineRule="auto"/>
        <w:rPr>
          <w:rFonts w:ascii="Times New Roman" w:hAnsi="Times New Roman" w:cs="Times New Roman"/>
        </w:rPr>
      </w:pPr>
      <w:r w:rsidRPr="00F00C8D">
        <w:rPr>
          <w:rFonts w:ascii="Times New Roman" w:hAnsi="Times New Roman" w:cs="Times New Roman"/>
          <w:b/>
          <w:bCs/>
        </w:rPr>
        <w:t xml:space="preserve">Implementasjon: </w:t>
      </w:r>
      <w:r w:rsidR="24924352" w:rsidRPr="00F00C8D">
        <w:rPr>
          <w:rFonts w:ascii="Times New Roman" w:hAnsi="Times New Roman" w:cs="Times New Roman"/>
        </w:rPr>
        <w:t>API</w:t>
      </w:r>
      <w:r w:rsidR="00CB171C" w:rsidRPr="00F00C8D">
        <w:rPr>
          <w:rFonts w:ascii="Times New Roman" w:hAnsi="Times New Roman" w:cs="Times New Roman"/>
        </w:rPr>
        <w:t>-</w:t>
      </w:r>
      <w:r w:rsidR="24924352" w:rsidRPr="00F00C8D">
        <w:rPr>
          <w:rFonts w:ascii="Times New Roman" w:hAnsi="Times New Roman" w:cs="Times New Roman"/>
        </w:rPr>
        <w:t xml:space="preserve">data hentes </w:t>
      </w:r>
      <w:r w:rsidR="2F61E4A8" w:rsidRPr="00F00C8D">
        <w:rPr>
          <w:rFonts w:ascii="Times New Roman" w:hAnsi="Times New Roman" w:cs="Times New Roman"/>
        </w:rPr>
        <w:t>og behandles av</w:t>
      </w:r>
      <w:r w:rsidR="24924352" w:rsidRPr="00F00C8D">
        <w:rPr>
          <w:rFonts w:ascii="Times New Roman" w:hAnsi="Times New Roman" w:cs="Times New Roman"/>
        </w:rPr>
        <w:t xml:space="preserve"> pris </w:t>
      </w:r>
      <w:r w:rsidR="4EF626FC" w:rsidRPr="00F00C8D">
        <w:rPr>
          <w:rFonts w:ascii="Times New Roman" w:hAnsi="Times New Roman" w:cs="Times New Roman"/>
        </w:rPr>
        <w:t>tjeneste</w:t>
      </w:r>
      <w:r w:rsidR="24924352" w:rsidRPr="00F00C8D">
        <w:rPr>
          <w:rFonts w:ascii="Times New Roman" w:hAnsi="Times New Roman" w:cs="Times New Roman"/>
        </w:rPr>
        <w:t xml:space="preserve"> </w:t>
      </w:r>
      <w:r w:rsidR="695CBA70" w:rsidRPr="00F00C8D">
        <w:rPr>
          <w:rFonts w:ascii="Times New Roman" w:hAnsi="Times New Roman" w:cs="Times New Roman"/>
        </w:rPr>
        <w:t>klasse</w:t>
      </w:r>
      <w:r w:rsidR="7D5287E5" w:rsidRPr="00F00C8D">
        <w:rPr>
          <w:rFonts w:ascii="Times New Roman" w:hAnsi="Times New Roman" w:cs="Times New Roman"/>
        </w:rPr>
        <w:t>r</w:t>
      </w:r>
      <w:r w:rsidR="49A098EA" w:rsidRPr="00F00C8D">
        <w:rPr>
          <w:rFonts w:ascii="Times New Roman" w:hAnsi="Times New Roman" w:cs="Times New Roman"/>
        </w:rPr>
        <w:t>. Diagram</w:t>
      </w:r>
      <w:r w:rsidR="4E86AEE7" w:rsidRPr="00F00C8D">
        <w:rPr>
          <w:rFonts w:ascii="Times New Roman" w:hAnsi="Times New Roman" w:cs="Times New Roman"/>
        </w:rPr>
        <w:t xml:space="preserve"> klassen brukes til å vise det grafiske.</w:t>
      </w:r>
    </w:p>
    <w:p w14:paraId="4939FA48" w14:textId="2870E44F" w:rsidR="4BF365A2" w:rsidRPr="00F00C8D" w:rsidRDefault="7E901034" w:rsidP="0007788F">
      <w:pPr>
        <w:spacing w:line="360" w:lineRule="auto"/>
        <w:rPr>
          <w:rFonts w:ascii="Times New Roman" w:hAnsi="Times New Roman" w:cs="Times New Roman"/>
        </w:rPr>
      </w:pPr>
      <w:r w:rsidRPr="00F00C8D">
        <w:rPr>
          <w:rFonts w:ascii="Times New Roman" w:hAnsi="Times New Roman" w:cs="Times New Roman"/>
        </w:rPr>
        <w:lastRenderedPageBreak/>
        <w:t>Det fungerer slik at API</w:t>
      </w:r>
      <w:r w:rsidR="00CB171C" w:rsidRPr="00F00C8D">
        <w:rPr>
          <w:rFonts w:ascii="Times New Roman" w:hAnsi="Times New Roman" w:cs="Times New Roman"/>
        </w:rPr>
        <w:t>-i</w:t>
      </w:r>
      <w:r w:rsidR="4DE4FB70" w:rsidRPr="00F00C8D">
        <w:rPr>
          <w:rFonts w:ascii="Times New Roman" w:hAnsi="Times New Roman" w:cs="Times New Roman"/>
        </w:rPr>
        <w:t>ntegrasjon</w:t>
      </w:r>
      <w:r w:rsidRPr="00F00C8D">
        <w:rPr>
          <w:rFonts w:ascii="Times New Roman" w:hAnsi="Times New Roman" w:cs="Times New Roman"/>
        </w:rPr>
        <w:t xml:space="preserve"> henter priser i sanntid. Deretter lagres prisene midlertidig i en database og visualiseres</w:t>
      </w:r>
      <w:r w:rsidR="5AC88878" w:rsidRPr="00F00C8D">
        <w:rPr>
          <w:rFonts w:ascii="Times New Roman" w:hAnsi="Times New Roman" w:cs="Times New Roman"/>
        </w:rPr>
        <w:t xml:space="preserve"> i diagram.</w:t>
      </w:r>
      <w:r w:rsidR="0A525547" w:rsidRPr="00F00C8D">
        <w:rPr>
          <w:rFonts w:ascii="Times New Roman" w:hAnsi="Times New Roman" w:cs="Times New Roman"/>
        </w:rPr>
        <w:t xml:space="preserve"> </w:t>
      </w:r>
      <w:r w:rsidR="00494283" w:rsidRPr="00F00C8D">
        <w:rPr>
          <w:rFonts w:ascii="Times New Roman" w:hAnsi="Times New Roman" w:cs="Times New Roman"/>
        </w:rPr>
        <w:t xml:space="preserve">Eksempelvis </w:t>
      </w:r>
      <w:r w:rsidR="0A525547" w:rsidRPr="00F00C8D">
        <w:rPr>
          <w:rFonts w:ascii="Times New Roman" w:hAnsi="Times New Roman" w:cs="Times New Roman"/>
        </w:rPr>
        <w:t xml:space="preserve">kan </w:t>
      </w:r>
      <w:r w:rsidR="00494283" w:rsidRPr="00F00C8D">
        <w:rPr>
          <w:rFonts w:ascii="Times New Roman" w:hAnsi="Times New Roman" w:cs="Times New Roman"/>
        </w:rPr>
        <w:t xml:space="preserve">en </w:t>
      </w:r>
      <w:r w:rsidR="0A525547" w:rsidRPr="00F00C8D">
        <w:rPr>
          <w:rFonts w:ascii="Times New Roman" w:hAnsi="Times New Roman" w:cs="Times New Roman"/>
        </w:rPr>
        <w:t xml:space="preserve">bruker planlegge </w:t>
      </w:r>
      <w:proofErr w:type="spellStart"/>
      <w:r w:rsidR="0A525547" w:rsidRPr="00F00C8D">
        <w:rPr>
          <w:rFonts w:ascii="Times New Roman" w:hAnsi="Times New Roman" w:cs="Times New Roman"/>
        </w:rPr>
        <w:t>lading</w:t>
      </w:r>
      <w:proofErr w:type="spellEnd"/>
      <w:r w:rsidR="0A525547" w:rsidRPr="00F00C8D">
        <w:rPr>
          <w:rFonts w:ascii="Times New Roman" w:hAnsi="Times New Roman" w:cs="Times New Roman"/>
        </w:rPr>
        <w:t xml:space="preserve"> ved å følge med på grafen som viser hvordan strømprisen utvikler seg over tid.</w:t>
      </w:r>
    </w:p>
    <w:p w14:paraId="3B16C8A0" w14:textId="71792EA7" w:rsidR="4DE4FB70" w:rsidRPr="00F00C8D" w:rsidRDefault="422A11C4" w:rsidP="0007788F">
      <w:pPr>
        <w:spacing w:line="360" w:lineRule="auto"/>
        <w:rPr>
          <w:rFonts w:ascii="Times New Roman" w:hAnsi="Times New Roman" w:cs="Times New Roman"/>
        </w:rPr>
      </w:pPr>
      <w:r w:rsidRPr="00F00C8D">
        <w:rPr>
          <w:rFonts w:ascii="Times New Roman" w:hAnsi="Times New Roman" w:cs="Times New Roman"/>
        </w:rPr>
        <w:t xml:space="preserve">Strømpris funksjonene er testet ved hjelp av Java </w:t>
      </w:r>
      <w:r w:rsidR="6B6B625E" w:rsidRPr="00F00C8D">
        <w:rPr>
          <w:rFonts w:ascii="Times New Roman" w:hAnsi="Times New Roman" w:cs="Times New Roman"/>
        </w:rPr>
        <w:t>klasser som sjekker om prisdata er korrekt.</w:t>
      </w:r>
    </w:p>
    <w:p w14:paraId="3DAF36C3" w14:textId="495A2804" w:rsidR="608A10CA" w:rsidRPr="00F00C8D" w:rsidRDefault="1F740AF9" w:rsidP="0007788F">
      <w:pPr>
        <w:pStyle w:val="Listeavsnitt"/>
        <w:numPr>
          <w:ilvl w:val="0"/>
          <w:numId w:val="6"/>
        </w:num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Posisjonsbaserte tjenester (FK6)</w:t>
      </w:r>
    </w:p>
    <w:p w14:paraId="4BAC58DA" w14:textId="0B6A4DDF" w:rsidR="1F740AF9" w:rsidRPr="00F00C8D" w:rsidRDefault="1F740AF9" w:rsidP="0007788F">
      <w:pPr>
        <w:spacing w:line="360" w:lineRule="auto"/>
        <w:rPr>
          <w:rFonts w:ascii="Times New Roman" w:hAnsi="Times New Roman" w:cs="Times New Roman"/>
        </w:rPr>
      </w:pPr>
      <w:r w:rsidRPr="00F00C8D">
        <w:rPr>
          <w:rFonts w:ascii="Times New Roman" w:hAnsi="Times New Roman" w:cs="Times New Roman"/>
        </w:rPr>
        <w:t>GPS delen av systemet går ut på at applikasjonen sjekker om bruker er innenfor en radius definert av bruker som kalles “hjem”</w:t>
      </w:r>
      <w:r w:rsidR="548BD2E0" w:rsidRPr="00F00C8D">
        <w:rPr>
          <w:rFonts w:ascii="Times New Roman" w:hAnsi="Times New Roman" w:cs="Times New Roman"/>
        </w:rPr>
        <w:t>. Når bruker er innenfor radiusen sender den ut varsler til bruker. Dette gjør</w:t>
      </w:r>
      <w:r w:rsidR="000A3901" w:rsidRPr="00F00C8D">
        <w:rPr>
          <w:rFonts w:ascii="Times New Roman" w:hAnsi="Times New Roman" w:cs="Times New Roman"/>
        </w:rPr>
        <w:t>e</w:t>
      </w:r>
      <w:r w:rsidR="548BD2E0" w:rsidRPr="00F00C8D">
        <w:rPr>
          <w:rFonts w:ascii="Times New Roman" w:hAnsi="Times New Roman" w:cs="Times New Roman"/>
        </w:rPr>
        <w:t>s for å unngå irrelevante varsler når bruker ikke er i den definerte “hj</w:t>
      </w:r>
      <w:r w:rsidR="0A3EDDBE" w:rsidRPr="00F00C8D">
        <w:rPr>
          <w:rFonts w:ascii="Times New Roman" w:hAnsi="Times New Roman" w:cs="Times New Roman"/>
        </w:rPr>
        <w:t>emme” posisjonen.</w:t>
      </w:r>
      <w:r w:rsidR="0A3EDDBE" w:rsidRPr="00F00C8D">
        <w:rPr>
          <w:rFonts w:ascii="Times New Roman" w:hAnsi="Times New Roman" w:cs="Times New Roman"/>
          <w:b/>
          <w:bCs/>
        </w:rPr>
        <w:t xml:space="preserve"> </w:t>
      </w:r>
    </w:p>
    <w:p w14:paraId="6AB50FF3" w14:textId="11448DEC" w:rsidR="1F740AF9" w:rsidRPr="00F00C8D" w:rsidRDefault="0A3EDDBE" w:rsidP="0007788F">
      <w:pPr>
        <w:spacing w:line="360" w:lineRule="auto"/>
        <w:rPr>
          <w:rFonts w:ascii="Times New Roman" w:hAnsi="Times New Roman" w:cs="Times New Roman"/>
        </w:rPr>
      </w:pPr>
      <w:r w:rsidRPr="00F00C8D">
        <w:rPr>
          <w:rFonts w:ascii="Times New Roman" w:hAnsi="Times New Roman" w:cs="Times New Roman"/>
          <w:b/>
          <w:bCs/>
        </w:rPr>
        <w:t xml:space="preserve">Implementasjon: </w:t>
      </w:r>
      <w:r w:rsidRPr="00F00C8D">
        <w:rPr>
          <w:rFonts w:ascii="Times New Roman" w:hAnsi="Times New Roman" w:cs="Times New Roman"/>
        </w:rPr>
        <w:t xml:space="preserve">En utviklet </w:t>
      </w:r>
      <w:r w:rsidR="4CFC3EB5" w:rsidRPr="00F00C8D">
        <w:rPr>
          <w:rFonts w:ascii="Times New Roman" w:hAnsi="Times New Roman" w:cs="Times New Roman"/>
        </w:rPr>
        <w:t>Java</w:t>
      </w:r>
      <w:r w:rsidR="3187455A" w:rsidRPr="00F00C8D">
        <w:rPr>
          <w:rFonts w:ascii="Times New Roman" w:hAnsi="Times New Roman" w:cs="Times New Roman"/>
        </w:rPr>
        <w:t xml:space="preserve"> </w:t>
      </w:r>
      <w:r w:rsidRPr="00F00C8D">
        <w:rPr>
          <w:rFonts w:ascii="Times New Roman" w:hAnsi="Times New Roman" w:cs="Times New Roman"/>
        </w:rPr>
        <w:t>klasse “</w:t>
      </w:r>
      <w:proofErr w:type="spellStart"/>
      <w:r w:rsidRPr="00F00C8D">
        <w:rPr>
          <w:rFonts w:ascii="Times New Roman" w:hAnsi="Times New Roman" w:cs="Times New Roman"/>
        </w:rPr>
        <w:t>HomeChecker</w:t>
      </w:r>
      <w:proofErr w:type="spellEnd"/>
      <w:r w:rsidRPr="00F00C8D">
        <w:rPr>
          <w:rFonts w:ascii="Times New Roman" w:hAnsi="Times New Roman" w:cs="Times New Roman"/>
        </w:rPr>
        <w:t>” bruk</w:t>
      </w:r>
      <w:r w:rsidR="07E77A1C" w:rsidRPr="00F00C8D">
        <w:rPr>
          <w:rFonts w:ascii="Times New Roman" w:hAnsi="Times New Roman" w:cs="Times New Roman"/>
        </w:rPr>
        <w:t xml:space="preserve">er </w:t>
      </w:r>
      <w:proofErr w:type="spellStart"/>
      <w:r w:rsidR="07E77A1C" w:rsidRPr="00F00C8D">
        <w:rPr>
          <w:rFonts w:ascii="Times New Roman" w:hAnsi="Times New Roman" w:cs="Times New Roman"/>
        </w:rPr>
        <w:t>Haversine</w:t>
      </w:r>
      <w:proofErr w:type="spellEnd"/>
      <w:r w:rsidR="009E7391" w:rsidRPr="00F00C8D">
        <w:rPr>
          <w:rFonts w:ascii="Times New Roman" w:hAnsi="Times New Roman" w:cs="Times New Roman"/>
        </w:rPr>
        <w:t>-</w:t>
      </w:r>
      <w:r w:rsidR="07E77A1C" w:rsidRPr="00F00C8D">
        <w:rPr>
          <w:rFonts w:ascii="Times New Roman" w:hAnsi="Times New Roman" w:cs="Times New Roman"/>
        </w:rPr>
        <w:t>formelen for å bygge avstander.</w:t>
      </w:r>
    </w:p>
    <w:p w14:paraId="5D917F40" w14:textId="26545279" w:rsidR="00405CEE" w:rsidRPr="00F00C8D" w:rsidRDefault="45392F8C" w:rsidP="0007788F">
      <w:pPr>
        <w:spacing w:line="360" w:lineRule="auto"/>
        <w:rPr>
          <w:rFonts w:ascii="Times New Roman" w:hAnsi="Times New Roman" w:cs="Times New Roman"/>
        </w:rPr>
      </w:pPr>
      <w:r w:rsidRPr="00F00C8D">
        <w:rPr>
          <w:rFonts w:ascii="Times New Roman" w:hAnsi="Times New Roman" w:cs="Times New Roman"/>
        </w:rPr>
        <w:t>GPS funksjonen fungerer slik at “</w:t>
      </w:r>
      <w:proofErr w:type="spellStart"/>
      <w:r w:rsidRPr="00F00C8D">
        <w:rPr>
          <w:rFonts w:ascii="Times New Roman" w:hAnsi="Times New Roman" w:cs="Times New Roman"/>
        </w:rPr>
        <w:t>HomeChecker</w:t>
      </w:r>
      <w:proofErr w:type="spellEnd"/>
      <w:r w:rsidRPr="00F00C8D">
        <w:rPr>
          <w:rFonts w:ascii="Times New Roman" w:hAnsi="Times New Roman" w:cs="Times New Roman"/>
        </w:rPr>
        <w:t xml:space="preserve">” klassen sjekker </w:t>
      </w:r>
      <w:r w:rsidR="1014B32E" w:rsidRPr="00F00C8D">
        <w:rPr>
          <w:rFonts w:ascii="Times New Roman" w:hAnsi="Times New Roman" w:cs="Times New Roman"/>
        </w:rPr>
        <w:t>avstanden mellom brukers nåværende posisjon og de definerte hjemme</w:t>
      </w:r>
      <w:r w:rsidR="009E7391" w:rsidRPr="00F00C8D">
        <w:rPr>
          <w:rFonts w:ascii="Times New Roman" w:hAnsi="Times New Roman" w:cs="Times New Roman"/>
        </w:rPr>
        <w:t>-</w:t>
      </w:r>
      <w:r w:rsidR="1014B32E" w:rsidRPr="00F00C8D">
        <w:rPr>
          <w:rFonts w:ascii="Times New Roman" w:hAnsi="Times New Roman" w:cs="Times New Roman"/>
        </w:rPr>
        <w:t>koordinatene</w:t>
      </w:r>
      <w:r w:rsidR="6059D877" w:rsidRPr="00F00C8D">
        <w:rPr>
          <w:rFonts w:ascii="Times New Roman" w:hAnsi="Times New Roman" w:cs="Times New Roman"/>
        </w:rPr>
        <w:t xml:space="preserve">. Dersom avstanden fra brukerens posisjon er innenfor en radius på 100 meter, anses brukeren som “hjemme”. </w:t>
      </w:r>
    </w:p>
    <w:p w14:paraId="4AB8EB23" w14:textId="1319B3D2" w:rsidR="5366E99B" w:rsidRPr="00F00C8D" w:rsidRDefault="00405CEE" w:rsidP="0007788F">
      <w:pPr>
        <w:spacing w:line="360" w:lineRule="auto"/>
        <w:rPr>
          <w:rFonts w:ascii="Times New Roman" w:hAnsi="Times New Roman" w:cs="Times New Roman"/>
        </w:rPr>
      </w:pPr>
      <w:r w:rsidRPr="00F00C8D">
        <w:rPr>
          <w:rFonts w:ascii="Times New Roman" w:hAnsi="Times New Roman" w:cs="Times New Roman"/>
        </w:rPr>
        <w:t>Eksempel på scenario kan være som følger: B</w:t>
      </w:r>
      <w:r w:rsidR="1D39489C" w:rsidRPr="00F00C8D">
        <w:rPr>
          <w:rFonts w:ascii="Times New Roman" w:hAnsi="Times New Roman" w:cs="Times New Roman"/>
        </w:rPr>
        <w:t>ruker ankommer hjemmet. Systemet registrer posisjonen og sender ut et varsel om ladning basert på strømpris.</w:t>
      </w:r>
    </w:p>
    <w:p w14:paraId="50A39471" w14:textId="1261FB8B" w:rsidR="58267DC3" w:rsidRPr="00F00C8D" w:rsidRDefault="0E7D5A15" w:rsidP="0007788F">
      <w:pPr>
        <w:spacing w:line="360" w:lineRule="auto"/>
        <w:rPr>
          <w:rFonts w:ascii="Times New Roman" w:hAnsi="Times New Roman" w:cs="Times New Roman"/>
        </w:rPr>
      </w:pPr>
      <w:r w:rsidRPr="00F00C8D">
        <w:rPr>
          <w:rFonts w:ascii="Times New Roman" w:hAnsi="Times New Roman" w:cs="Times New Roman"/>
        </w:rPr>
        <w:t xml:space="preserve">GPS funksjonen er testet i Java klasser som bekrefter at radiusberegningen er </w:t>
      </w:r>
      <w:r w:rsidR="0AF52550" w:rsidRPr="00F00C8D">
        <w:rPr>
          <w:rFonts w:ascii="Times New Roman" w:hAnsi="Times New Roman" w:cs="Times New Roman"/>
        </w:rPr>
        <w:t xml:space="preserve">korrekt. </w:t>
      </w:r>
      <w:r w:rsidR="58267DC3" w:rsidRPr="00F00C8D">
        <w:rPr>
          <w:rFonts w:ascii="Times New Roman" w:hAnsi="Times New Roman" w:cs="Times New Roman"/>
        </w:rPr>
        <w:t>Integrasjon mellom posisjon og varsler testes også i Java, for å sikre at systemet reagerer riktig.</w:t>
      </w:r>
    </w:p>
    <w:p w14:paraId="26585DB5" w14:textId="0163CC32" w:rsidR="4B7CCD07" w:rsidRPr="00F00C8D" w:rsidRDefault="7A7E369B" w:rsidP="0007788F">
      <w:pPr>
        <w:pStyle w:val="Listeavsnitt"/>
        <w:numPr>
          <w:ilvl w:val="0"/>
          <w:numId w:val="6"/>
        </w:num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Dashbord og ladeanbefalinger (FK8, FK9)</w:t>
      </w:r>
    </w:p>
    <w:p w14:paraId="44E7F3B0" w14:textId="485B068D" w:rsidR="185BA604" w:rsidRPr="00F00C8D" w:rsidRDefault="6B8C2DBD" w:rsidP="0007788F">
      <w:pPr>
        <w:spacing w:line="360" w:lineRule="auto"/>
        <w:rPr>
          <w:rFonts w:ascii="Times New Roman" w:hAnsi="Times New Roman" w:cs="Times New Roman"/>
        </w:rPr>
      </w:pPr>
      <w:r w:rsidRPr="00F00C8D">
        <w:rPr>
          <w:rFonts w:ascii="Times New Roman" w:hAnsi="Times New Roman" w:cs="Times New Roman"/>
        </w:rPr>
        <w:t xml:space="preserve">Dashboard delen i applikasjonen gir brukeren oversikt over brukerens registrerte biler og deres ladestatus. Brukeren får anbefalinger på </w:t>
      </w:r>
      <w:proofErr w:type="spellStart"/>
      <w:r w:rsidRPr="00F00C8D">
        <w:rPr>
          <w:rFonts w:ascii="Times New Roman" w:hAnsi="Times New Roman" w:cs="Times New Roman"/>
        </w:rPr>
        <w:t>lading</w:t>
      </w:r>
      <w:proofErr w:type="spellEnd"/>
      <w:r w:rsidRPr="00F00C8D">
        <w:rPr>
          <w:rFonts w:ascii="Times New Roman" w:hAnsi="Times New Roman" w:cs="Times New Roman"/>
        </w:rPr>
        <w:t xml:space="preserve"> basert </w:t>
      </w:r>
      <w:r w:rsidR="4EB49AF8" w:rsidRPr="00F00C8D">
        <w:rPr>
          <w:rFonts w:ascii="Times New Roman" w:hAnsi="Times New Roman" w:cs="Times New Roman"/>
        </w:rPr>
        <w:t xml:space="preserve">på strømpriser og bilens batteristatus. </w:t>
      </w:r>
    </w:p>
    <w:p w14:paraId="1E6D4E9E" w14:textId="0CA88257" w:rsidR="185BA604" w:rsidRPr="00F00C8D" w:rsidRDefault="56E8C7C0" w:rsidP="0007788F">
      <w:pPr>
        <w:spacing w:line="360" w:lineRule="auto"/>
        <w:rPr>
          <w:rFonts w:ascii="Times New Roman" w:hAnsi="Times New Roman" w:cs="Times New Roman"/>
        </w:rPr>
      </w:pPr>
      <w:r w:rsidRPr="00F00C8D">
        <w:rPr>
          <w:rFonts w:ascii="Times New Roman" w:hAnsi="Times New Roman" w:cs="Times New Roman"/>
          <w:b/>
          <w:bCs/>
        </w:rPr>
        <w:t xml:space="preserve">Implementasjon: </w:t>
      </w:r>
      <w:r w:rsidRPr="00F00C8D">
        <w:rPr>
          <w:rFonts w:ascii="Times New Roman" w:hAnsi="Times New Roman" w:cs="Times New Roman"/>
        </w:rPr>
        <w:t>Dashbord er implementert</w:t>
      </w:r>
      <w:r w:rsidR="7DE82461" w:rsidRPr="00F00C8D">
        <w:rPr>
          <w:rFonts w:ascii="Times New Roman" w:hAnsi="Times New Roman" w:cs="Times New Roman"/>
        </w:rPr>
        <w:t xml:space="preserve"> i “</w:t>
      </w:r>
      <w:proofErr w:type="spellStart"/>
      <w:r w:rsidR="7DE82461" w:rsidRPr="00F00C8D">
        <w:rPr>
          <w:rFonts w:ascii="Times New Roman" w:hAnsi="Times New Roman" w:cs="Times New Roman"/>
        </w:rPr>
        <w:t>DashboardPage.vue</w:t>
      </w:r>
      <w:proofErr w:type="spellEnd"/>
      <w:r w:rsidR="7DE82461" w:rsidRPr="00F00C8D">
        <w:rPr>
          <w:rFonts w:ascii="Times New Roman" w:hAnsi="Times New Roman" w:cs="Times New Roman"/>
        </w:rPr>
        <w:t>”</w:t>
      </w:r>
      <w:r w:rsidRPr="00F00C8D">
        <w:rPr>
          <w:rFonts w:ascii="Times New Roman" w:hAnsi="Times New Roman" w:cs="Times New Roman"/>
        </w:rPr>
        <w:t xml:space="preserve">. Anbefalinger på </w:t>
      </w:r>
      <w:proofErr w:type="spellStart"/>
      <w:r w:rsidRPr="00F00C8D">
        <w:rPr>
          <w:rFonts w:ascii="Times New Roman" w:hAnsi="Times New Roman" w:cs="Times New Roman"/>
        </w:rPr>
        <w:t>lading</w:t>
      </w:r>
      <w:proofErr w:type="spellEnd"/>
      <w:r w:rsidRPr="00F00C8D">
        <w:rPr>
          <w:rFonts w:ascii="Times New Roman" w:hAnsi="Times New Roman" w:cs="Times New Roman"/>
        </w:rPr>
        <w:t xml:space="preserve"> er delvis ferdig og må vider</w:t>
      </w:r>
      <w:r w:rsidR="122BB0CC" w:rsidRPr="00F00C8D">
        <w:rPr>
          <w:rFonts w:ascii="Times New Roman" w:hAnsi="Times New Roman" w:cs="Times New Roman"/>
        </w:rPr>
        <w:t xml:space="preserve">e utvikles. </w:t>
      </w:r>
    </w:p>
    <w:p w14:paraId="5BFEE5EF" w14:textId="3D47BCEA" w:rsidR="122BB0CC" w:rsidRPr="00F00C8D" w:rsidRDefault="122BB0CC" w:rsidP="0007788F">
      <w:pPr>
        <w:spacing w:line="360" w:lineRule="auto"/>
        <w:rPr>
          <w:rFonts w:ascii="Times New Roman" w:hAnsi="Times New Roman" w:cs="Times New Roman"/>
          <w:b/>
          <w:bCs/>
        </w:rPr>
      </w:pPr>
      <w:r w:rsidRPr="00F00C8D">
        <w:rPr>
          <w:rFonts w:ascii="Times New Roman" w:hAnsi="Times New Roman" w:cs="Times New Roman"/>
        </w:rPr>
        <w:t xml:space="preserve">Denne delen av applikasjonen fungerer slik at bruker legger til biler manuelt i applikasjonens dashbord og kan se detaljer om batteristatus og forbrukshistorikk. </w:t>
      </w:r>
      <w:r w:rsidR="3940EF83" w:rsidRPr="00F00C8D">
        <w:rPr>
          <w:rFonts w:ascii="Times New Roman" w:hAnsi="Times New Roman" w:cs="Times New Roman"/>
        </w:rPr>
        <w:t>Videre beregnes ladeanbefalinger ut i</w:t>
      </w:r>
      <w:r w:rsidR="00785442" w:rsidRPr="00F00C8D">
        <w:rPr>
          <w:rFonts w:ascii="Times New Roman" w:hAnsi="Times New Roman" w:cs="Times New Roman"/>
        </w:rPr>
        <w:t>f</w:t>
      </w:r>
      <w:r w:rsidR="3940EF83" w:rsidRPr="00F00C8D">
        <w:rPr>
          <w:rFonts w:ascii="Times New Roman" w:hAnsi="Times New Roman" w:cs="Times New Roman"/>
        </w:rPr>
        <w:t>ra strømprisen og bilens gjenværende batteri</w:t>
      </w:r>
      <w:r w:rsidR="00BA794C" w:rsidRPr="00F00C8D">
        <w:rPr>
          <w:rFonts w:ascii="Times New Roman" w:hAnsi="Times New Roman" w:cs="Times New Roman"/>
        </w:rPr>
        <w:t>-</w:t>
      </w:r>
      <w:r w:rsidR="3940EF83" w:rsidRPr="00F00C8D">
        <w:rPr>
          <w:rFonts w:ascii="Times New Roman" w:hAnsi="Times New Roman" w:cs="Times New Roman"/>
        </w:rPr>
        <w:t xml:space="preserve">nivå. </w:t>
      </w:r>
    </w:p>
    <w:p w14:paraId="6B3D8269" w14:textId="535D1822" w:rsidR="122BB0CC" w:rsidRPr="00F00C8D" w:rsidRDefault="655040DB" w:rsidP="0007788F">
      <w:pPr>
        <w:spacing w:line="360" w:lineRule="auto"/>
        <w:rPr>
          <w:rFonts w:ascii="Times New Roman" w:hAnsi="Times New Roman" w:cs="Times New Roman"/>
          <w:b/>
        </w:rPr>
      </w:pPr>
      <w:r w:rsidRPr="00F00C8D">
        <w:rPr>
          <w:rFonts w:ascii="Times New Roman" w:hAnsi="Times New Roman" w:cs="Times New Roman"/>
          <w:b/>
        </w:rPr>
        <w:t xml:space="preserve">Eksempel fra applikasjonens prototype: </w:t>
      </w:r>
    </w:p>
    <w:p w14:paraId="5B5391DB" w14:textId="790F39AB" w:rsidR="655040DB" w:rsidRPr="00F00C8D" w:rsidRDefault="655040DB" w:rsidP="0007788F">
      <w:pPr>
        <w:pStyle w:val="Listeavsnitt"/>
        <w:numPr>
          <w:ilvl w:val="0"/>
          <w:numId w:val="14"/>
        </w:numPr>
        <w:spacing w:line="360" w:lineRule="auto"/>
        <w:rPr>
          <w:rFonts w:ascii="Times New Roman" w:hAnsi="Times New Roman" w:cs="Times New Roman"/>
        </w:rPr>
      </w:pPr>
      <w:r w:rsidRPr="00F00C8D">
        <w:rPr>
          <w:rFonts w:ascii="Times New Roman" w:hAnsi="Times New Roman" w:cs="Times New Roman"/>
        </w:rPr>
        <w:lastRenderedPageBreak/>
        <w:t xml:space="preserve">Dashbord: </w:t>
      </w:r>
      <w:r w:rsidR="20A19DA9" w:rsidRPr="00F00C8D">
        <w:rPr>
          <w:rFonts w:ascii="Times New Roman" w:hAnsi="Times New Roman" w:cs="Times New Roman"/>
        </w:rPr>
        <w:t>“</w:t>
      </w:r>
      <w:r w:rsidRPr="00F00C8D">
        <w:rPr>
          <w:rFonts w:ascii="Times New Roman" w:hAnsi="Times New Roman" w:cs="Times New Roman"/>
        </w:rPr>
        <w:t xml:space="preserve">Volkswagen </w:t>
      </w:r>
      <w:r w:rsidR="51E45B7B" w:rsidRPr="00F00C8D">
        <w:rPr>
          <w:rFonts w:ascii="Times New Roman" w:hAnsi="Times New Roman" w:cs="Times New Roman"/>
        </w:rPr>
        <w:t>ID.3 - Batterinivå 67%</w:t>
      </w:r>
      <w:r w:rsidR="7042FA2E" w:rsidRPr="00F00C8D">
        <w:rPr>
          <w:rFonts w:ascii="Times New Roman" w:hAnsi="Times New Roman" w:cs="Times New Roman"/>
        </w:rPr>
        <w:t>”</w:t>
      </w:r>
    </w:p>
    <w:p w14:paraId="046D0C4C" w14:textId="46934995" w:rsidR="00273772" w:rsidRPr="00F00C8D" w:rsidRDefault="51E45B7B" w:rsidP="0007788F">
      <w:pPr>
        <w:pStyle w:val="Listeavsnitt"/>
        <w:numPr>
          <w:ilvl w:val="0"/>
          <w:numId w:val="13"/>
        </w:numPr>
        <w:spacing w:line="360" w:lineRule="auto"/>
        <w:rPr>
          <w:rFonts w:ascii="Times New Roman" w:eastAsia="Times New Roman" w:hAnsi="Times New Roman" w:cs="Times New Roman"/>
        </w:rPr>
      </w:pPr>
      <w:r w:rsidRPr="00F00C8D">
        <w:rPr>
          <w:rFonts w:ascii="Times New Roman" w:hAnsi="Times New Roman" w:cs="Times New Roman"/>
        </w:rPr>
        <w:t>Anbefaling: “Det lønner seg å lade senere i kveld.</w:t>
      </w:r>
      <w:r w:rsidR="65EE0892" w:rsidRPr="00F00C8D">
        <w:rPr>
          <w:rFonts w:ascii="Times New Roman" w:hAnsi="Times New Roman" w:cs="Times New Roman"/>
        </w:rPr>
        <w:t>”</w:t>
      </w:r>
    </w:p>
    <w:p w14:paraId="1C392A66" w14:textId="49502070" w:rsidR="58267DC3" w:rsidRPr="00F00C8D" w:rsidRDefault="58267DC3"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Dashbordet er testet for grunnleggende funksjonalitet, som å vise registrerte biler. Ladeanbefalinger er også testet i Java, hvor en test klasse tester for når det er optimalt å lade.</w:t>
      </w:r>
    </w:p>
    <w:p w14:paraId="599145AE" w14:textId="551D884D" w:rsidR="0F330215" w:rsidRPr="00F00C8D" w:rsidRDefault="0F330215" w:rsidP="0007788F">
      <w:pPr>
        <w:spacing w:line="360" w:lineRule="auto"/>
        <w:rPr>
          <w:rFonts w:ascii="Times New Roman" w:eastAsia="Times New Roman" w:hAnsi="Times New Roman" w:cs="Times New Roman"/>
        </w:rPr>
      </w:pPr>
    </w:p>
    <w:p w14:paraId="787082F6" w14:textId="3C46D52E" w:rsidR="002652D9" w:rsidRPr="00F00C8D" w:rsidRDefault="39907924" w:rsidP="0007788F">
      <w:pPr>
        <w:pStyle w:val="Overskrift2"/>
        <w:spacing w:line="360" w:lineRule="auto"/>
        <w:rPr>
          <w:rFonts w:ascii="Times New Roman" w:eastAsia="Times New Roman" w:hAnsi="Times New Roman" w:cs="Times New Roman"/>
          <w:color w:val="auto"/>
        </w:rPr>
      </w:pPr>
      <w:bookmarkStart w:id="22" w:name="_Toc182951099"/>
      <w:bookmarkStart w:id="23" w:name="_Toc183172692"/>
      <w:r w:rsidRPr="00F00C8D">
        <w:rPr>
          <w:rFonts w:ascii="Times New Roman" w:eastAsia="Times New Roman" w:hAnsi="Times New Roman" w:cs="Times New Roman"/>
          <w:color w:val="auto"/>
        </w:rPr>
        <w:t>Gruppekrav basert på funksjonelle områder</w:t>
      </w:r>
      <w:bookmarkEnd w:id="22"/>
      <w:bookmarkEnd w:id="23"/>
    </w:p>
    <w:tbl>
      <w:tblPr>
        <w:tblStyle w:val="Tabellrutenett"/>
        <w:tblW w:w="9015" w:type="dxa"/>
        <w:tblLayout w:type="fixed"/>
        <w:tblLook w:val="06A0" w:firstRow="1" w:lastRow="0" w:firstColumn="1" w:lastColumn="0" w:noHBand="1" w:noVBand="1"/>
      </w:tblPr>
      <w:tblGrid>
        <w:gridCol w:w="2040"/>
        <w:gridCol w:w="2595"/>
        <w:gridCol w:w="1695"/>
        <w:gridCol w:w="2685"/>
      </w:tblGrid>
      <w:tr w:rsidR="097558F6" w:rsidRPr="00F00C8D" w14:paraId="436A861E" w14:textId="77777777" w:rsidTr="0B03D10D">
        <w:trPr>
          <w:trHeight w:val="300"/>
        </w:trPr>
        <w:tc>
          <w:tcPr>
            <w:tcW w:w="2040" w:type="dxa"/>
          </w:tcPr>
          <w:p w14:paraId="76036462" w14:textId="3F1DA9DD"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Funksjonelt område</w:t>
            </w:r>
          </w:p>
        </w:tc>
        <w:tc>
          <w:tcPr>
            <w:tcW w:w="2595" w:type="dxa"/>
          </w:tcPr>
          <w:p w14:paraId="73A9FA6D" w14:textId="218B31BB"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Funksjoner</w:t>
            </w:r>
          </w:p>
        </w:tc>
        <w:tc>
          <w:tcPr>
            <w:tcW w:w="1695" w:type="dxa"/>
          </w:tcPr>
          <w:p w14:paraId="202245C5" w14:textId="23353A14"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Status</w:t>
            </w:r>
          </w:p>
        </w:tc>
        <w:tc>
          <w:tcPr>
            <w:tcW w:w="2685" w:type="dxa"/>
          </w:tcPr>
          <w:p w14:paraId="0C7A8CAE" w14:textId="5CCD9B02"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Beskrivelse</w:t>
            </w:r>
          </w:p>
        </w:tc>
      </w:tr>
      <w:tr w:rsidR="097558F6" w:rsidRPr="00F00C8D" w14:paraId="611D83F5" w14:textId="77777777" w:rsidTr="0B03D10D">
        <w:trPr>
          <w:trHeight w:val="300"/>
        </w:trPr>
        <w:tc>
          <w:tcPr>
            <w:tcW w:w="2040" w:type="dxa"/>
          </w:tcPr>
          <w:p w14:paraId="6966388A" w14:textId="3297416C"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Brukerhåndtering</w:t>
            </w:r>
          </w:p>
        </w:tc>
        <w:tc>
          <w:tcPr>
            <w:tcW w:w="2595" w:type="dxa"/>
          </w:tcPr>
          <w:p w14:paraId="76BCB480" w14:textId="00C5F828"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FK1(Registrering)</w:t>
            </w:r>
          </w:p>
          <w:p w14:paraId="01114EC9" w14:textId="4D967C3D" w:rsidR="097558F6" w:rsidRPr="00F00C8D" w:rsidRDefault="19470418" w:rsidP="0007788F">
            <w:pPr>
              <w:spacing w:line="360" w:lineRule="auto"/>
              <w:rPr>
                <w:rFonts w:ascii="Times New Roman" w:hAnsi="Times New Roman" w:cs="Times New Roman"/>
              </w:rPr>
            </w:pPr>
            <w:r w:rsidRPr="00F00C8D">
              <w:rPr>
                <w:rFonts w:ascii="Times New Roman" w:hAnsi="Times New Roman" w:cs="Times New Roman"/>
              </w:rPr>
              <w:t>FK2(Innlogging)</w:t>
            </w:r>
          </w:p>
        </w:tc>
        <w:tc>
          <w:tcPr>
            <w:tcW w:w="1695" w:type="dxa"/>
          </w:tcPr>
          <w:p w14:paraId="53A3FA78" w14:textId="1B7FC77E" w:rsidR="097558F6" w:rsidRPr="00F00C8D" w:rsidRDefault="0B03D10D" w:rsidP="0007788F">
            <w:pPr>
              <w:spacing w:line="360" w:lineRule="auto"/>
              <w:rPr>
                <w:rFonts w:ascii="Times New Roman" w:hAnsi="Times New Roman" w:cs="Times New Roman"/>
              </w:rPr>
            </w:pPr>
            <w:r w:rsidRPr="00F00C8D">
              <w:rPr>
                <w:rFonts w:ascii="Times New Roman" w:hAnsi="Times New Roman" w:cs="Times New Roman"/>
              </w:rPr>
              <w:t>Fullstendig implementert</w:t>
            </w:r>
          </w:p>
        </w:tc>
        <w:tc>
          <w:tcPr>
            <w:tcW w:w="2685" w:type="dxa"/>
          </w:tcPr>
          <w:p w14:paraId="057568D2" w14:textId="09DD8917" w:rsidR="48F42F28" w:rsidRPr="00F00C8D" w:rsidRDefault="0B03D10D" w:rsidP="0007788F">
            <w:pPr>
              <w:spacing w:line="360" w:lineRule="auto"/>
              <w:rPr>
                <w:rFonts w:ascii="Times New Roman" w:hAnsi="Times New Roman" w:cs="Times New Roman"/>
              </w:rPr>
            </w:pPr>
            <w:r w:rsidRPr="00F00C8D">
              <w:rPr>
                <w:rFonts w:ascii="Times New Roman" w:hAnsi="Times New Roman" w:cs="Times New Roman"/>
              </w:rPr>
              <w:t xml:space="preserve">Firebase </w:t>
            </w:r>
            <w:proofErr w:type="spellStart"/>
            <w:r w:rsidRPr="00F00C8D">
              <w:rPr>
                <w:rFonts w:ascii="Times New Roman" w:hAnsi="Times New Roman" w:cs="Times New Roman"/>
              </w:rPr>
              <w:t>Authentication</w:t>
            </w:r>
            <w:proofErr w:type="spellEnd"/>
            <w:r w:rsidRPr="00F00C8D">
              <w:rPr>
                <w:rFonts w:ascii="Times New Roman" w:hAnsi="Times New Roman" w:cs="Times New Roman"/>
              </w:rPr>
              <w:t xml:space="preserve">: </w:t>
            </w:r>
          </w:p>
          <w:p w14:paraId="74EF6E4C" w14:textId="5DD4A3E3" w:rsidR="097558F6" w:rsidRPr="00F00C8D" w:rsidRDefault="179320EC" w:rsidP="0007788F">
            <w:pPr>
              <w:spacing w:line="360" w:lineRule="auto"/>
              <w:rPr>
                <w:rFonts w:ascii="Times New Roman" w:hAnsi="Times New Roman" w:cs="Times New Roman"/>
              </w:rPr>
            </w:pPr>
            <w:r w:rsidRPr="00F00C8D">
              <w:rPr>
                <w:rFonts w:ascii="Times New Roman" w:hAnsi="Times New Roman" w:cs="Times New Roman"/>
              </w:rPr>
              <w:t>Sikrer trygg tilgang til data</w:t>
            </w:r>
          </w:p>
        </w:tc>
      </w:tr>
      <w:tr w:rsidR="097558F6" w:rsidRPr="00F00C8D" w14:paraId="482254D5" w14:textId="77777777" w:rsidTr="0B03D10D">
        <w:trPr>
          <w:trHeight w:val="300"/>
        </w:trPr>
        <w:tc>
          <w:tcPr>
            <w:tcW w:w="2040" w:type="dxa"/>
          </w:tcPr>
          <w:p w14:paraId="56A141E4" w14:textId="14C59563"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Datahåndtering</w:t>
            </w:r>
          </w:p>
        </w:tc>
        <w:tc>
          <w:tcPr>
            <w:tcW w:w="2595" w:type="dxa"/>
          </w:tcPr>
          <w:p w14:paraId="58E480E6" w14:textId="70ACC7BB" w:rsidR="19470418" w:rsidRPr="00F00C8D" w:rsidRDefault="19470418" w:rsidP="0007788F">
            <w:pPr>
              <w:spacing w:line="360" w:lineRule="auto"/>
              <w:rPr>
                <w:rFonts w:ascii="Times New Roman" w:hAnsi="Times New Roman" w:cs="Times New Roman"/>
              </w:rPr>
            </w:pPr>
            <w:r w:rsidRPr="00F00C8D">
              <w:rPr>
                <w:rFonts w:ascii="Times New Roman" w:hAnsi="Times New Roman" w:cs="Times New Roman"/>
              </w:rPr>
              <w:t>FK3(Strømpriser)</w:t>
            </w:r>
          </w:p>
          <w:p w14:paraId="26F9840A" w14:textId="49ADB061" w:rsidR="097558F6" w:rsidRPr="00F00C8D" w:rsidRDefault="19470418" w:rsidP="0007788F">
            <w:pPr>
              <w:spacing w:line="360" w:lineRule="auto"/>
              <w:rPr>
                <w:rFonts w:ascii="Times New Roman" w:hAnsi="Times New Roman" w:cs="Times New Roman"/>
              </w:rPr>
            </w:pPr>
            <w:r w:rsidRPr="00F00C8D">
              <w:rPr>
                <w:rFonts w:ascii="Times New Roman" w:hAnsi="Times New Roman" w:cs="Times New Roman"/>
              </w:rPr>
              <w:t>FK5(Grafvisning)</w:t>
            </w:r>
          </w:p>
        </w:tc>
        <w:tc>
          <w:tcPr>
            <w:tcW w:w="1695" w:type="dxa"/>
          </w:tcPr>
          <w:p w14:paraId="6FD6EED0" w14:textId="1B7FC77E" w:rsidR="48F42F28" w:rsidRPr="00F00C8D" w:rsidRDefault="0B03D10D" w:rsidP="0007788F">
            <w:pPr>
              <w:spacing w:line="360" w:lineRule="auto"/>
              <w:rPr>
                <w:rFonts w:ascii="Times New Roman" w:hAnsi="Times New Roman" w:cs="Times New Roman"/>
              </w:rPr>
            </w:pPr>
            <w:r w:rsidRPr="00F00C8D">
              <w:rPr>
                <w:rFonts w:ascii="Times New Roman" w:hAnsi="Times New Roman" w:cs="Times New Roman"/>
              </w:rPr>
              <w:t>Fullstendig implementert</w:t>
            </w:r>
          </w:p>
          <w:p w14:paraId="427F4264" w14:textId="460CD72D" w:rsidR="097558F6" w:rsidRPr="00F00C8D" w:rsidRDefault="097558F6" w:rsidP="0007788F">
            <w:pPr>
              <w:spacing w:line="360" w:lineRule="auto"/>
              <w:rPr>
                <w:rFonts w:ascii="Times New Roman" w:hAnsi="Times New Roman" w:cs="Times New Roman"/>
              </w:rPr>
            </w:pPr>
          </w:p>
        </w:tc>
        <w:tc>
          <w:tcPr>
            <w:tcW w:w="2685" w:type="dxa"/>
          </w:tcPr>
          <w:p w14:paraId="1AD9D6FD" w14:textId="39EED598" w:rsidR="097558F6" w:rsidRPr="00F00C8D" w:rsidRDefault="153240A0" w:rsidP="0007788F">
            <w:pPr>
              <w:spacing w:line="360" w:lineRule="auto"/>
              <w:rPr>
                <w:rFonts w:ascii="Times New Roman" w:hAnsi="Times New Roman" w:cs="Times New Roman"/>
              </w:rPr>
            </w:pPr>
            <w:r w:rsidRPr="00F00C8D">
              <w:rPr>
                <w:rFonts w:ascii="Times New Roman" w:hAnsi="Times New Roman" w:cs="Times New Roman"/>
              </w:rPr>
              <w:t>Henting og visualisering av strømpriser fra API</w:t>
            </w:r>
          </w:p>
        </w:tc>
      </w:tr>
      <w:tr w:rsidR="097558F6" w:rsidRPr="00F00C8D" w14:paraId="33FA2F36" w14:textId="77777777" w:rsidTr="0B03D10D">
        <w:trPr>
          <w:trHeight w:val="300"/>
        </w:trPr>
        <w:tc>
          <w:tcPr>
            <w:tcW w:w="2040" w:type="dxa"/>
          </w:tcPr>
          <w:p w14:paraId="4625AC3D" w14:textId="48CA0784"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Varslingssystem</w:t>
            </w:r>
          </w:p>
        </w:tc>
        <w:tc>
          <w:tcPr>
            <w:tcW w:w="2595" w:type="dxa"/>
          </w:tcPr>
          <w:p w14:paraId="1278DC9D" w14:textId="0215B62C" w:rsidR="097558F6" w:rsidRPr="00F00C8D" w:rsidRDefault="19470418" w:rsidP="0007788F">
            <w:pPr>
              <w:spacing w:line="360" w:lineRule="auto"/>
              <w:rPr>
                <w:rFonts w:ascii="Times New Roman" w:hAnsi="Times New Roman" w:cs="Times New Roman"/>
              </w:rPr>
            </w:pPr>
            <w:r w:rsidRPr="00F00C8D">
              <w:rPr>
                <w:rFonts w:ascii="Times New Roman" w:hAnsi="Times New Roman" w:cs="Times New Roman"/>
              </w:rPr>
              <w:t>FK4(Varsler) FK6(Posisjon) FK7(Tillatelser)</w:t>
            </w:r>
          </w:p>
        </w:tc>
        <w:tc>
          <w:tcPr>
            <w:tcW w:w="1695" w:type="dxa"/>
          </w:tcPr>
          <w:p w14:paraId="68EE84CE" w14:textId="1B7FC77E" w:rsidR="48F42F28" w:rsidRPr="00F00C8D" w:rsidRDefault="0B03D10D" w:rsidP="0007788F">
            <w:pPr>
              <w:spacing w:line="360" w:lineRule="auto"/>
              <w:rPr>
                <w:rFonts w:ascii="Times New Roman" w:hAnsi="Times New Roman" w:cs="Times New Roman"/>
              </w:rPr>
            </w:pPr>
            <w:r w:rsidRPr="00F00C8D">
              <w:rPr>
                <w:rFonts w:ascii="Times New Roman" w:hAnsi="Times New Roman" w:cs="Times New Roman"/>
              </w:rPr>
              <w:t>Fullstendig implementert</w:t>
            </w:r>
          </w:p>
          <w:p w14:paraId="7E9D3F55" w14:textId="7B2CFA3A" w:rsidR="097558F6" w:rsidRPr="00F00C8D" w:rsidRDefault="097558F6" w:rsidP="0007788F">
            <w:pPr>
              <w:spacing w:line="360" w:lineRule="auto"/>
              <w:rPr>
                <w:rFonts w:ascii="Times New Roman" w:hAnsi="Times New Roman" w:cs="Times New Roman"/>
              </w:rPr>
            </w:pPr>
          </w:p>
        </w:tc>
        <w:tc>
          <w:tcPr>
            <w:tcW w:w="2685" w:type="dxa"/>
          </w:tcPr>
          <w:p w14:paraId="058056D3" w14:textId="1A6ED3F4" w:rsidR="097558F6" w:rsidRPr="00F00C8D" w:rsidRDefault="647E0EB0" w:rsidP="0007788F">
            <w:pPr>
              <w:spacing w:line="360" w:lineRule="auto"/>
              <w:rPr>
                <w:rFonts w:ascii="Times New Roman" w:hAnsi="Times New Roman" w:cs="Times New Roman"/>
              </w:rPr>
            </w:pPr>
            <w:r w:rsidRPr="00F00C8D">
              <w:rPr>
                <w:rFonts w:ascii="Times New Roman" w:hAnsi="Times New Roman" w:cs="Times New Roman"/>
              </w:rPr>
              <w:t>Sender ut relevante varsler basert på pris og posisjon</w:t>
            </w:r>
          </w:p>
        </w:tc>
      </w:tr>
      <w:tr w:rsidR="097558F6" w:rsidRPr="00F00C8D" w14:paraId="74EA6F1E" w14:textId="77777777" w:rsidTr="0B03D10D">
        <w:trPr>
          <w:trHeight w:val="300"/>
        </w:trPr>
        <w:tc>
          <w:tcPr>
            <w:tcW w:w="2040" w:type="dxa"/>
          </w:tcPr>
          <w:p w14:paraId="56137A5A" w14:textId="378B45BD" w:rsidR="097558F6" w:rsidRPr="00F00C8D" w:rsidRDefault="097558F6" w:rsidP="0007788F">
            <w:pPr>
              <w:spacing w:line="360" w:lineRule="auto"/>
              <w:rPr>
                <w:rFonts w:ascii="Times New Roman" w:hAnsi="Times New Roman" w:cs="Times New Roman"/>
              </w:rPr>
            </w:pPr>
            <w:r w:rsidRPr="00F00C8D">
              <w:rPr>
                <w:rFonts w:ascii="Times New Roman" w:hAnsi="Times New Roman" w:cs="Times New Roman"/>
              </w:rPr>
              <w:t>Dashbord og biler</w:t>
            </w:r>
          </w:p>
        </w:tc>
        <w:tc>
          <w:tcPr>
            <w:tcW w:w="2595" w:type="dxa"/>
          </w:tcPr>
          <w:p w14:paraId="54B6F20E" w14:textId="1C55D883" w:rsidR="097558F6" w:rsidRPr="00F00C8D" w:rsidRDefault="19470418" w:rsidP="0007788F">
            <w:pPr>
              <w:spacing w:line="360" w:lineRule="auto"/>
              <w:rPr>
                <w:rFonts w:ascii="Times New Roman" w:hAnsi="Times New Roman" w:cs="Times New Roman"/>
              </w:rPr>
            </w:pPr>
            <w:r w:rsidRPr="00F00C8D">
              <w:rPr>
                <w:rFonts w:ascii="Times New Roman" w:hAnsi="Times New Roman" w:cs="Times New Roman"/>
              </w:rPr>
              <w:t xml:space="preserve">FK8(Dashbord) </w:t>
            </w:r>
            <w:r w:rsidR="48F42F28" w:rsidRPr="00F00C8D">
              <w:rPr>
                <w:rFonts w:ascii="Times New Roman" w:hAnsi="Times New Roman" w:cs="Times New Roman"/>
              </w:rPr>
              <w:t>FK9(Ladeanbefalinger)</w:t>
            </w:r>
          </w:p>
        </w:tc>
        <w:tc>
          <w:tcPr>
            <w:tcW w:w="1695" w:type="dxa"/>
          </w:tcPr>
          <w:p w14:paraId="19B7FEF1" w14:textId="1B7FC77E" w:rsidR="48F42F28" w:rsidRPr="00F00C8D" w:rsidRDefault="0B03D10D" w:rsidP="0007788F">
            <w:pPr>
              <w:spacing w:line="360" w:lineRule="auto"/>
              <w:rPr>
                <w:rFonts w:ascii="Times New Roman" w:hAnsi="Times New Roman" w:cs="Times New Roman"/>
              </w:rPr>
            </w:pPr>
            <w:r w:rsidRPr="00F00C8D">
              <w:rPr>
                <w:rFonts w:ascii="Times New Roman" w:hAnsi="Times New Roman" w:cs="Times New Roman"/>
              </w:rPr>
              <w:t>Fullstendig implementert</w:t>
            </w:r>
          </w:p>
          <w:p w14:paraId="584D2AB6" w14:textId="10ECD750" w:rsidR="097558F6" w:rsidRPr="00F00C8D" w:rsidRDefault="097558F6" w:rsidP="0007788F">
            <w:pPr>
              <w:spacing w:line="360" w:lineRule="auto"/>
              <w:rPr>
                <w:rFonts w:ascii="Times New Roman" w:hAnsi="Times New Roman" w:cs="Times New Roman"/>
              </w:rPr>
            </w:pPr>
          </w:p>
        </w:tc>
        <w:tc>
          <w:tcPr>
            <w:tcW w:w="2685" w:type="dxa"/>
          </w:tcPr>
          <w:p w14:paraId="3D3E7B64" w14:textId="665130B6" w:rsidR="097558F6" w:rsidRPr="00F00C8D" w:rsidRDefault="368A3426" w:rsidP="0007788F">
            <w:pPr>
              <w:spacing w:line="360" w:lineRule="auto"/>
              <w:rPr>
                <w:rFonts w:ascii="Times New Roman" w:hAnsi="Times New Roman" w:cs="Times New Roman"/>
              </w:rPr>
            </w:pPr>
            <w:r w:rsidRPr="00F00C8D">
              <w:rPr>
                <w:rFonts w:ascii="Times New Roman" w:hAnsi="Times New Roman" w:cs="Times New Roman"/>
              </w:rPr>
              <w:t xml:space="preserve">Viser batteristatus og gir anbefalinger til </w:t>
            </w:r>
            <w:proofErr w:type="spellStart"/>
            <w:r w:rsidRPr="00F00C8D">
              <w:rPr>
                <w:rFonts w:ascii="Times New Roman" w:hAnsi="Times New Roman" w:cs="Times New Roman"/>
              </w:rPr>
              <w:t>lading</w:t>
            </w:r>
            <w:proofErr w:type="spellEnd"/>
          </w:p>
        </w:tc>
      </w:tr>
    </w:tbl>
    <w:p w14:paraId="240A31B7" w14:textId="4B19E9F7" w:rsidR="04D28A4D" w:rsidRPr="00F00C8D" w:rsidRDefault="04D28A4D" w:rsidP="0007788F">
      <w:pPr>
        <w:pStyle w:val="Overskrift2"/>
        <w:spacing w:line="360" w:lineRule="auto"/>
        <w:rPr>
          <w:rFonts w:ascii="Times New Roman" w:eastAsia="Times New Roman" w:hAnsi="Times New Roman" w:cs="Times New Roman"/>
          <w:color w:val="auto"/>
        </w:rPr>
      </w:pPr>
    </w:p>
    <w:p w14:paraId="6A4D2C7B" w14:textId="11E68A8A" w:rsidR="22ACCA86" w:rsidRPr="00F00C8D" w:rsidRDefault="60387703" w:rsidP="0007788F">
      <w:pPr>
        <w:pStyle w:val="Overskrift2"/>
        <w:spacing w:line="360" w:lineRule="auto"/>
        <w:rPr>
          <w:rFonts w:ascii="Times New Roman" w:eastAsia="Times New Roman" w:hAnsi="Times New Roman" w:cs="Times New Roman"/>
          <w:color w:val="auto"/>
        </w:rPr>
      </w:pPr>
      <w:bookmarkStart w:id="24" w:name="_Toc182951100"/>
      <w:bookmarkStart w:id="25" w:name="_Toc183172693"/>
      <w:r w:rsidRPr="00F00C8D">
        <w:rPr>
          <w:rFonts w:ascii="Times New Roman" w:eastAsia="Times New Roman" w:hAnsi="Times New Roman" w:cs="Times New Roman"/>
          <w:color w:val="auto"/>
        </w:rPr>
        <w:t>Forklaring av krav som dekkes i prototypen</w:t>
      </w:r>
      <w:bookmarkEnd w:id="24"/>
      <w:bookmarkEnd w:id="25"/>
    </w:p>
    <w:p w14:paraId="593F1B5C" w14:textId="3275AD11" w:rsidR="4AC13DC0" w:rsidRPr="00F00C8D" w:rsidRDefault="7F80DEE1" w:rsidP="0007788F">
      <w:pPr>
        <w:spacing w:line="360" w:lineRule="auto"/>
        <w:rPr>
          <w:rFonts w:ascii="Times New Roman" w:hAnsi="Times New Roman" w:cs="Times New Roman"/>
          <w:b/>
          <w:sz w:val="28"/>
          <w:szCs w:val="28"/>
        </w:rPr>
      </w:pPr>
      <w:r w:rsidRPr="00F00C8D">
        <w:rPr>
          <w:rFonts w:ascii="Times New Roman" w:hAnsi="Times New Roman" w:cs="Times New Roman"/>
          <w:b/>
          <w:bCs/>
          <w:sz w:val="28"/>
          <w:szCs w:val="28"/>
        </w:rPr>
        <w:t>Identifisering av krav</w:t>
      </w:r>
    </w:p>
    <w:p w14:paraId="5085CDAF" w14:textId="12E0832B" w:rsidR="42E1A996" w:rsidRPr="00F00C8D" w:rsidRDefault="7F80DEE1" w:rsidP="0007788F">
      <w:pPr>
        <w:spacing w:line="360" w:lineRule="auto"/>
        <w:rPr>
          <w:rFonts w:ascii="Times New Roman" w:hAnsi="Times New Roman" w:cs="Times New Roman"/>
        </w:rPr>
      </w:pPr>
      <w:r w:rsidRPr="00F00C8D">
        <w:rPr>
          <w:rFonts w:ascii="Times New Roman" w:hAnsi="Times New Roman" w:cs="Times New Roman"/>
        </w:rPr>
        <w:t xml:space="preserve">Kravene i systemet ble identifisert ut </w:t>
      </w:r>
      <w:r w:rsidR="0026207A" w:rsidRPr="00F00C8D">
        <w:rPr>
          <w:rFonts w:ascii="Times New Roman" w:hAnsi="Times New Roman" w:cs="Times New Roman"/>
        </w:rPr>
        <w:t>ifra</w:t>
      </w:r>
      <w:r w:rsidRPr="00F00C8D">
        <w:rPr>
          <w:rFonts w:ascii="Times New Roman" w:hAnsi="Times New Roman" w:cs="Times New Roman"/>
        </w:rPr>
        <w:t xml:space="preserve"> </w:t>
      </w:r>
      <w:r w:rsidR="00DC0F0C" w:rsidRPr="00F00C8D">
        <w:rPr>
          <w:rFonts w:ascii="Times New Roman" w:hAnsi="Times New Roman" w:cs="Times New Roman"/>
        </w:rPr>
        <w:t xml:space="preserve">en </w:t>
      </w:r>
      <w:r w:rsidRPr="00F00C8D">
        <w:rPr>
          <w:rFonts w:ascii="Times New Roman" w:hAnsi="Times New Roman" w:cs="Times New Roman"/>
        </w:rPr>
        <w:t xml:space="preserve">analyse vi gjorde </w:t>
      </w:r>
      <w:r w:rsidR="00DC0F0C" w:rsidRPr="00F00C8D">
        <w:rPr>
          <w:rFonts w:ascii="Times New Roman" w:hAnsi="Times New Roman" w:cs="Times New Roman"/>
        </w:rPr>
        <w:t>innad i</w:t>
      </w:r>
      <w:r w:rsidRPr="00F00C8D">
        <w:rPr>
          <w:rFonts w:ascii="Times New Roman" w:hAnsi="Times New Roman" w:cs="Times New Roman"/>
        </w:rPr>
        <w:t xml:space="preserve"> gruppen. Vi diskuterte blant annet behov for systemet og brukerens forventninger. Målet med selve systemet var å at alle nødvendige funksjoner ble definert for å løse problemstilling vi satt fra starten. Viktige krav som brukerhåndtering, innhenting av strømpris og posisjonskontroll ble prioritert som de viktigste elementene i systemet.</w:t>
      </w:r>
    </w:p>
    <w:p w14:paraId="5709FCBF" w14:textId="5BD8156C" w:rsidR="7F80DEE1" w:rsidRPr="00F00C8D" w:rsidRDefault="7F80DEE1"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Prioritering av krav</w:t>
      </w:r>
    </w:p>
    <w:p w14:paraId="306F37CC" w14:textId="475B480E" w:rsidR="7B853BAD" w:rsidRPr="00F00C8D" w:rsidRDefault="7F80DEE1" w:rsidP="0007788F">
      <w:pPr>
        <w:spacing w:line="360" w:lineRule="auto"/>
        <w:rPr>
          <w:rFonts w:ascii="Times New Roman" w:hAnsi="Times New Roman" w:cs="Times New Roman"/>
        </w:rPr>
      </w:pPr>
      <w:r w:rsidRPr="00F00C8D">
        <w:rPr>
          <w:rFonts w:ascii="Times New Roman" w:hAnsi="Times New Roman" w:cs="Times New Roman"/>
        </w:rPr>
        <w:lastRenderedPageBreak/>
        <w:t xml:space="preserve">Allerede i planlegging i første sprint bestemte vi oss får å bruke </w:t>
      </w:r>
      <w:r w:rsidR="009E7391" w:rsidRPr="00F00C8D">
        <w:rPr>
          <w:rFonts w:ascii="Times New Roman" w:hAnsi="Times New Roman" w:cs="Times New Roman"/>
        </w:rPr>
        <w:t>«</w:t>
      </w:r>
      <w:r w:rsidRPr="00F00C8D">
        <w:rPr>
          <w:rFonts w:ascii="Times New Roman" w:hAnsi="Times New Roman" w:cs="Times New Roman"/>
        </w:rPr>
        <w:t>t</w:t>
      </w:r>
      <w:r w:rsidR="00131488" w:rsidRPr="00F00C8D">
        <w:rPr>
          <w:rFonts w:ascii="Times New Roman" w:hAnsi="Times New Roman" w:cs="Times New Roman"/>
        </w:rPr>
        <w:t>-</w:t>
      </w:r>
      <w:proofErr w:type="spellStart"/>
      <w:r w:rsidRPr="00F00C8D">
        <w:rPr>
          <w:rFonts w:ascii="Times New Roman" w:hAnsi="Times New Roman" w:cs="Times New Roman"/>
        </w:rPr>
        <w:t>shirt</w:t>
      </w:r>
      <w:proofErr w:type="spellEnd"/>
      <w:r w:rsidRPr="00F00C8D">
        <w:rPr>
          <w:rFonts w:ascii="Times New Roman" w:hAnsi="Times New Roman" w:cs="Times New Roman"/>
        </w:rPr>
        <w:t xml:space="preserve"> </w:t>
      </w:r>
      <w:proofErr w:type="spellStart"/>
      <w:r w:rsidRPr="00F00C8D">
        <w:rPr>
          <w:rFonts w:ascii="Times New Roman" w:hAnsi="Times New Roman" w:cs="Times New Roman"/>
        </w:rPr>
        <w:t>sizing</w:t>
      </w:r>
      <w:proofErr w:type="spellEnd"/>
      <w:r w:rsidR="009E7391" w:rsidRPr="00F00C8D">
        <w:rPr>
          <w:rFonts w:ascii="Times New Roman" w:hAnsi="Times New Roman" w:cs="Times New Roman"/>
        </w:rPr>
        <w:t>»-</w:t>
      </w:r>
      <w:r w:rsidRPr="00F00C8D">
        <w:rPr>
          <w:rFonts w:ascii="Times New Roman" w:hAnsi="Times New Roman" w:cs="Times New Roman"/>
        </w:rPr>
        <w:t>metoden. Dette gjorde det mulig for å gruppere ulike funksjoner etter hvor krevende de ville være å implementere i systemet. Denne prioriteringsprosessen førte til at vi kunne levere maksimal verdi til slutt, samtidig som vi dekket de tekniske kravene.</w:t>
      </w:r>
    </w:p>
    <w:p w14:paraId="2BA46ADB" w14:textId="68FB2A0D" w:rsidR="7F80DEE1" w:rsidRPr="00F00C8D" w:rsidRDefault="7F80DEE1" w:rsidP="0007788F">
      <w:pPr>
        <w:spacing w:line="360" w:lineRule="auto"/>
        <w:rPr>
          <w:rFonts w:ascii="Times New Roman" w:hAnsi="Times New Roman" w:cs="Times New Roman"/>
        </w:rPr>
      </w:pPr>
      <w:r w:rsidRPr="00F00C8D">
        <w:rPr>
          <w:rFonts w:ascii="Times New Roman" w:hAnsi="Times New Roman" w:cs="Times New Roman"/>
          <w:b/>
          <w:bCs/>
          <w:sz w:val="28"/>
          <w:szCs w:val="28"/>
        </w:rPr>
        <w:t>Implementering av prioriterte krav</w:t>
      </w:r>
      <w:r w:rsidRPr="00F00C8D">
        <w:rPr>
          <w:rFonts w:ascii="Times New Roman" w:hAnsi="Times New Roman" w:cs="Times New Roman"/>
        </w:rPr>
        <w:t xml:space="preserve"> </w:t>
      </w:r>
    </w:p>
    <w:p w14:paraId="26C6ABB7" w14:textId="4B545B17" w:rsidR="7B853BAD" w:rsidRPr="00F00C8D" w:rsidRDefault="4F364DD5" w:rsidP="0007788F">
      <w:pPr>
        <w:spacing w:line="360" w:lineRule="auto"/>
        <w:rPr>
          <w:rFonts w:ascii="Times New Roman" w:hAnsi="Times New Roman" w:cs="Times New Roman"/>
        </w:rPr>
      </w:pPr>
      <w:r w:rsidRPr="00F00C8D">
        <w:rPr>
          <w:rFonts w:ascii="Times New Roman" w:hAnsi="Times New Roman" w:cs="Times New Roman"/>
        </w:rPr>
        <w:t xml:space="preserve">FK1 – FK7 er de høyeste prioriterte kravene som ble implementert i prototypen for å sikre at systemet kan </w:t>
      </w:r>
      <w:r w:rsidR="31E32EAF" w:rsidRPr="00F00C8D">
        <w:rPr>
          <w:rFonts w:ascii="Times New Roman" w:hAnsi="Times New Roman" w:cs="Times New Roman"/>
        </w:rPr>
        <w:t xml:space="preserve">demonstrere kjernefunksjonaliteten. </w:t>
      </w:r>
      <w:r w:rsidR="05CB14C5" w:rsidRPr="00F00C8D">
        <w:rPr>
          <w:rFonts w:ascii="Times New Roman" w:hAnsi="Times New Roman" w:cs="Times New Roman"/>
        </w:rPr>
        <w:t xml:space="preserve">Disse er også testet grundig etter implementasjonene, for å sikre at funksjonene oppfører seg som forventet i henhold til de tekniske kravene. </w:t>
      </w:r>
      <w:r w:rsidR="7E53177D" w:rsidRPr="00F00C8D">
        <w:rPr>
          <w:rFonts w:ascii="Times New Roman" w:hAnsi="Times New Roman" w:cs="Times New Roman"/>
        </w:rPr>
        <w:t>Funksjonell testing ble gjort for å validere hver funksjon, samtidig som integrasjon testingen sørget for at komponentene, som varsler og API-data, samhandlet på riktig måte.</w:t>
      </w:r>
    </w:p>
    <w:p w14:paraId="0EFA0558" w14:textId="27DB9848" w:rsidR="088A587E" w:rsidRPr="00F00C8D" w:rsidRDefault="088A587E" w:rsidP="0007788F">
      <w:pPr>
        <w:spacing w:line="360" w:lineRule="auto"/>
        <w:rPr>
          <w:rFonts w:ascii="Times New Roman" w:hAnsi="Times New Roman" w:cs="Times New Roman"/>
        </w:rPr>
      </w:pPr>
      <w:r w:rsidRPr="00F00C8D">
        <w:rPr>
          <w:rFonts w:ascii="Times New Roman" w:hAnsi="Times New Roman" w:cs="Times New Roman"/>
          <w:b/>
          <w:bCs/>
          <w:sz w:val="28"/>
          <w:szCs w:val="28"/>
        </w:rPr>
        <w:t>Delvis implementerte krav</w:t>
      </w:r>
    </w:p>
    <w:p w14:paraId="34EC9523" w14:textId="077E92B2" w:rsidR="00DD3A66" w:rsidRPr="00F00C8D" w:rsidRDefault="437ED78F" w:rsidP="0007788F">
      <w:pPr>
        <w:spacing w:line="360" w:lineRule="auto"/>
        <w:rPr>
          <w:rFonts w:ascii="Times New Roman" w:hAnsi="Times New Roman" w:cs="Times New Roman"/>
        </w:rPr>
      </w:pPr>
      <w:r w:rsidRPr="00F00C8D">
        <w:rPr>
          <w:rFonts w:ascii="Times New Roman" w:hAnsi="Times New Roman" w:cs="Times New Roman"/>
        </w:rPr>
        <w:t xml:space="preserve">Hovedtyngden av kravene ble dekket u prototypen, men noen av funksjonene krever fremdeles videreutvikling. FK8 som handler om dashbord og FK9 som går ut på ladeanbefalinger er delvis implementert, men mangler full dataintegrasjon og mer presis algoritme for lade anbefalinger basert på sanntidsdata. </w:t>
      </w:r>
    </w:p>
    <w:p w14:paraId="1285BBDB" w14:textId="77777777" w:rsidR="00226EA9" w:rsidRPr="00F00C8D" w:rsidRDefault="00226EA9" w:rsidP="0007788F">
      <w:pPr>
        <w:spacing w:line="360" w:lineRule="auto"/>
        <w:rPr>
          <w:rFonts w:ascii="Times New Roman" w:hAnsi="Times New Roman" w:cs="Times New Roman"/>
        </w:rPr>
      </w:pPr>
    </w:p>
    <w:p w14:paraId="504D51F1" w14:textId="42A8FCD2" w:rsidR="00DD3A66" w:rsidRPr="00F00C8D" w:rsidRDefault="00DD3A66" w:rsidP="0007788F">
      <w:pPr>
        <w:pStyle w:val="Overskrift1"/>
        <w:spacing w:line="360" w:lineRule="auto"/>
        <w:jc w:val="center"/>
        <w:rPr>
          <w:rFonts w:ascii="Times New Roman" w:hAnsi="Times New Roman" w:cs="Times New Roman"/>
          <w:color w:val="auto"/>
        </w:rPr>
      </w:pPr>
      <w:bookmarkStart w:id="26" w:name="_Toc182951101"/>
      <w:bookmarkStart w:id="27" w:name="_Toc183172694"/>
      <w:r w:rsidRPr="00F00C8D">
        <w:rPr>
          <w:rFonts w:ascii="Times New Roman" w:hAnsi="Times New Roman" w:cs="Times New Roman"/>
          <w:color w:val="auto"/>
        </w:rPr>
        <w:t>Ikke-funksjonelle krav:</w:t>
      </w:r>
      <w:bookmarkEnd w:id="26"/>
      <w:bookmarkEnd w:id="27"/>
    </w:p>
    <w:p w14:paraId="292E4077" w14:textId="6DDADEC3" w:rsidR="40FBF0DD" w:rsidRPr="00F00C8D" w:rsidRDefault="73F67124" w:rsidP="0007788F">
      <w:pPr>
        <w:spacing w:line="360" w:lineRule="auto"/>
        <w:rPr>
          <w:rFonts w:ascii="Times New Roman" w:hAnsi="Times New Roman" w:cs="Times New Roman"/>
        </w:rPr>
      </w:pPr>
      <w:r w:rsidRPr="00F00C8D">
        <w:rPr>
          <w:rFonts w:ascii="Times New Roman" w:hAnsi="Times New Roman" w:cs="Times New Roman"/>
        </w:rPr>
        <w:t xml:space="preserve">Ikke funksjonelle krav handler om </w:t>
      </w:r>
      <w:r w:rsidR="3F61E34B" w:rsidRPr="00F00C8D">
        <w:rPr>
          <w:rFonts w:ascii="Times New Roman" w:hAnsi="Times New Roman" w:cs="Times New Roman"/>
        </w:rPr>
        <w:t>delen av systemet som</w:t>
      </w:r>
      <w:r w:rsidR="062EB8B7" w:rsidRPr="00F00C8D">
        <w:rPr>
          <w:rFonts w:ascii="Times New Roman" w:hAnsi="Times New Roman" w:cs="Times New Roman"/>
        </w:rPr>
        <w:t xml:space="preserve"> sikrer at </w:t>
      </w:r>
      <w:r w:rsidR="75F8E987" w:rsidRPr="00F00C8D">
        <w:rPr>
          <w:rFonts w:ascii="Times New Roman" w:hAnsi="Times New Roman" w:cs="Times New Roman"/>
        </w:rPr>
        <w:t xml:space="preserve">funksjoner fungerer effektivt, sikkert og </w:t>
      </w:r>
      <w:r w:rsidR="38A708BE" w:rsidRPr="00F00C8D">
        <w:rPr>
          <w:rFonts w:ascii="Times New Roman" w:hAnsi="Times New Roman" w:cs="Times New Roman"/>
        </w:rPr>
        <w:t xml:space="preserve">på en </w:t>
      </w:r>
      <w:r w:rsidR="75F8E987" w:rsidRPr="00F00C8D">
        <w:rPr>
          <w:rFonts w:ascii="Times New Roman" w:hAnsi="Times New Roman" w:cs="Times New Roman"/>
        </w:rPr>
        <w:t xml:space="preserve">brukervennlig </w:t>
      </w:r>
      <w:r w:rsidR="1FAC615B" w:rsidRPr="00F00C8D">
        <w:rPr>
          <w:rFonts w:ascii="Times New Roman" w:hAnsi="Times New Roman" w:cs="Times New Roman"/>
        </w:rPr>
        <w:t>måte under</w:t>
      </w:r>
      <w:r w:rsidR="75F8E987" w:rsidRPr="00F00C8D">
        <w:rPr>
          <w:rFonts w:ascii="Times New Roman" w:hAnsi="Times New Roman" w:cs="Times New Roman"/>
        </w:rPr>
        <w:t xml:space="preserve"> ulike </w:t>
      </w:r>
      <w:r w:rsidR="264526A7" w:rsidRPr="00F00C8D">
        <w:rPr>
          <w:rFonts w:ascii="Times New Roman" w:hAnsi="Times New Roman" w:cs="Times New Roman"/>
        </w:rPr>
        <w:t>forhold.</w:t>
      </w:r>
      <w:r w:rsidR="1FAC615B" w:rsidRPr="00F00C8D">
        <w:rPr>
          <w:rFonts w:ascii="Times New Roman" w:hAnsi="Times New Roman" w:cs="Times New Roman"/>
        </w:rPr>
        <w:t xml:space="preserve"> </w:t>
      </w:r>
      <w:r w:rsidR="7E11DCDD" w:rsidRPr="00F00C8D">
        <w:rPr>
          <w:rFonts w:ascii="Times New Roman" w:hAnsi="Times New Roman" w:cs="Times New Roman"/>
        </w:rPr>
        <w:t xml:space="preserve">Disse kravene er viktige for at systemet er lett </w:t>
      </w:r>
      <w:r w:rsidR="4DEDB34D" w:rsidRPr="00F00C8D">
        <w:rPr>
          <w:rFonts w:ascii="Times New Roman" w:hAnsi="Times New Roman" w:cs="Times New Roman"/>
        </w:rPr>
        <w:t>tilgjengelig</w:t>
      </w:r>
      <w:r w:rsidR="454B1210" w:rsidRPr="00F00C8D">
        <w:rPr>
          <w:rFonts w:ascii="Times New Roman" w:hAnsi="Times New Roman" w:cs="Times New Roman"/>
        </w:rPr>
        <w:t xml:space="preserve"> for </w:t>
      </w:r>
      <w:r w:rsidR="7A61B53E" w:rsidRPr="00F00C8D">
        <w:rPr>
          <w:rFonts w:ascii="Times New Roman" w:hAnsi="Times New Roman" w:cs="Times New Roman"/>
        </w:rPr>
        <w:t xml:space="preserve">brukere uten </w:t>
      </w:r>
      <w:r w:rsidR="4DEDB34D" w:rsidRPr="00F00C8D">
        <w:rPr>
          <w:rFonts w:ascii="Times New Roman" w:hAnsi="Times New Roman" w:cs="Times New Roman"/>
        </w:rPr>
        <w:t>teknisk</w:t>
      </w:r>
      <w:r w:rsidR="7A61B53E" w:rsidRPr="00F00C8D">
        <w:rPr>
          <w:rFonts w:ascii="Times New Roman" w:hAnsi="Times New Roman" w:cs="Times New Roman"/>
        </w:rPr>
        <w:t xml:space="preserve"> kompetanse, </w:t>
      </w:r>
      <w:r w:rsidR="2E0C4BB1" w:rsidRPr="00F00C8D">
        <w:rPr>
          <w:rFonts w:ascii="Times New Roman" w:hAnsi="Times New Roman" w:cs="Times New Roman"/>
        </w:rPr>
        <w:t xml:space="preserve">samtidig som </w:t>
      </w:r>
      <w:r w:rsidR="5A2572A8" w:rsidRPr="00F00C8D">
        <w:rPr>
          <w:rFonts w:ascii="Times New Roman" w:hAnsi="Times New Roman" w:cs="Times New Roman"/>
        </w:rPr>
        <w:t xml:space="preserve">at </w:t>
      </w:r>
      <w:r w:rsidR="48BE8629" w:rsidRPr="00F00C8D">
        <w:rPr>
          <w:rFonts w:ascii="Times New Roman" w:hAnsi="Times New Roman" w:cs="Times New Roman"/>
        </w:rPr>
        <w:t>systemet opprettholder en</w:t>
      </w:r>
      <w:r w:rsidR="5A2572A8" w:rsidRPr="00F00C8D">
        <w:rPr>
          <w:rFonts w:ascii="Times New Roman" w:hAnsi="Times New Roman" w:cs="Times New Roman"/>
        </w:rPr>
        <w:t xml:space="preserve"> </w:t>
      </w:r>
      <w:r w:rsidR="0368CE82" w:rsidRPr="00F00C8D">
        <w:rPr>
          <w:rFonts w:ascii="Times New Roman" w:hAnsi="Times New Roman" w:cs="Times New Roman"/>
        </w:rPr>
        <w:t xml:space="preserve">høy grad av ytelse, </w:t>
      </w:r>
      <w:r w:rsidR="3558F224" w:rsidRPr="00F00C8D">
        <w:rPr>
          <w:rFonts w:ascii="Times New Roman" w:hAnsi="Times New Roman" w:cs="Times New Roman"/>
        </w:rPr>
        <w:t xml:space="preserve">sikkerhet og stabilitet. </w:t>
      </w:r>
    </w:p>
    <w:p w14:paraId="33E1FDE6" w14:textId="41C0E2CB" w:rsidR="009A304F" w:rsidRPr="00F00C8D" w:rsidRDefault="009A304F" w:rsidP="0007788F">
      <w:pPr>
        <w:pStyle w:val="Overskrift2"/>
        <w:spacing w:line="360" w:lineRule="auto"/>
        <w:rPr>
          <w:rFonts w:ascii="Times New Roman" w:hAnsi="Times New Roman" w:cs="Times New Roman"/>
          <w:color w:val="auto"/>
        </w:rPr>
      </w:pPr>
      <w:bookmarkStart w:id="28" w:name="_Toc183172695"/>
      <w:r w:rsidRPr="00F00C8D">
        <w:rPr>
          <w:rFonts w:ascii="Times New Roman" w:hAnsi="Times New Roman" w:cs="Times New Roman"/>
          <w:color w:val="auto"/>
        </w:rPr>
        <w:t>Ytelse</w:t>
      </w:r>
      <w:bookmarkEnd w:id="28"/>
    </w:p>
    <w:p w14:paraId="0D501F32" w14:textId="3889CB4C" w:rsidR="009A304F" w:rsidRPr="00F00C8D" w:rsidRDefault="23BED2C9" w:rsidP="0007788F">
      <w:pPr>
        <w:spacing w:line="360" w:lineRule="auto"/>
        <w:rPr>
          <w:rFonts w:ascii="Times New Roman" w:hAnsi="Times New Roman" w:cs="Times New Roman"/>
        </w:rPr>
      </w:pPr>
      <w:r w:rsidRPr="00F00C8D">
        <w:rPr>
          <w:rFonts w:ascii="Times New Roman" w:hAnsi="Times New Roman" w:cs="Times New Roman"/>
        </w:rPr>
        <w:t xml:space="preserve">For at applikasjonen skal oppnå optimal brukeropplevelse er det viktig at systemet kan håndtere både brukere og levere raske responstider samtidig, spesielt for tidssensitive funksjoner som automatiske varsler basert på posisjon og strømpris. Systemet er designet for å sikre at API-forespørsler har en rask responstid selv under perioder med høy belastning og at varsler kan sendes ut </w:t>
      </w:r>
      <w:proofErr w:type="spellStart"/>
      <w:r w:rsidRPr="00F00C8D">
        <w:rPr>
          <w:rFonts w:ascii="Times New Roman" w:hAnsi="Times New Roman" w:cs="Times New Roman"/>
        </w:rPr>
        <w:t>rask</w:t>
      </w:r>
      <w:proofErr w:type="spellEnd"/>
      <w:r w:rsidRPr="00F00C8D">
        <w:rPr>
          <w:rFonts w:ascii="Times New Roman" w:hAnsi="Times New Roman" w:cs="Times New Roman"/>
        </w:rPr>
        <w:t xml:space="preserve"> etter oppfylte kriterier. Derfor er det viktig at alle funksjoner er </w:t>
      </w:r>
      <w:r w:rsidRPr="00F00C8D">
        <w:rPr>
          <w:rFonts w:ascii="Times New Roman" w:hAnsi="Times New Roman" w:cs="Times New Roman"/>
        </w:rPr>
        <w:lastRenderedPageBreak/>
        <w:t xml:space="preserve">optimalisert for å redusere responstiden, og at tester blir gjort for at systemet kan håndtere mange brukere uten ytelsestap. </w:t>
      </w:r>
    </w:p>
    <w:p w14:paraId="25D69716" w14:textId="640B4B13" w:rsidR="009A304F" w:rsidRPr="00F00C8D" w:rsidRDefault="23BED2C9" w:rsidP="0007788F">
      <w:pPr>
        <w:pStyle w:val="Overskrift2"/>
        <w:spacing w:line="360" w:lineRule="auto"/>
        <w:rPr>
          <w:rFonts w:ascii="Times New Roman" w:hAnsi="Times New Roman" w:cs="Times New Roman"/>
          <w:color w:val="auto"/>
        </w:rPr>
      </w:pPr>
      <w:bookmarkStart w:id="29" w:name="_Toc183172696"/>
      <w:r w:rsidRPr="00F00C8D">
        <w:rPr>
          <w:rFonts w:ascii="Times New Roman" w:hAnsi="Times New Roman" w:cs="Times New Roman"/>
          <w:color w:val="auto"/>
        </w:rPr>
        <w:t>Sikkerhet</w:t>
      </w:r>
      <w:bookmarkEnd w:id="29"/>
    </w:p>
    <w:p w14:paraId="61B72420" w14:textId="1F7238D7" w:rsidR="009A304F" w:rsidRPr="00F00C8D" w:rsidRDefault="23BED2C9" w:rsidP="0007788F">
      <w:pPr>
        <w:spacing w:line="360" w:lineRule="auto"/>
        <w:rPr>
          <w:rFonts w:ascii="Times New Roman" w:hAnsi="Times New Roman" w:cs="Times New Roman"/>
        </w:rPr>
      </w:pPr>
      <w:r w:rsidRPr="00F00C8D">
        <w:rPr>
          <w:rFonts w:ascii="Times New Roman" w:hAnsi="Times New Roman" w:cs="Times New Roman"/>
        </w:rPr>
        <w:t xml:space="preserve">Sikkerheten i applikasjonen er et av de mest sentrale kravene i systemet, i og med at det blir håndtert sensitiv brukerdata, som posisjonsinformasjon og autentisering. Systemet og eksterne tjenesters kommunikasjon er sikkert med kryptering, samtidig som passord lagres i </w:t>
      </w:r>
      <w:proofErr w:type="spellStart"/>
      <w:r w:rsidRPr="00F00C8D">
        <w:rPr>
          <w:rFonts w:ascii="Times New Roman" w:hAnsi="Times New Roman" w:cs="Times New Roman"/>
        </w:rPr>
        <w:t>hash</w:t>
      </w:r>
      <w:proofErr w:type="spellEnd"/>
      <w:r w:rsidRPr="00F00C8D">
        <w:rPr>
          <w:rFonts w:ascii="Times New Roman" w:hAnsi="Times New Roman" w:cs="Times New Roman"/>
        </w:rPr>
        <w:t xml:space="preserve"> format for å beskytte mot uautorisert tilgang. Det har også blitt gjort andre sikkerhetstiltak mot angrep for å minimere risikoen for sikkerhetsbrudd. I tillegg utføres det regelmessige tester for å sikre systemet samtidig som vi eliminerer sårbarheter. Slike tiltak beskytter brukere. </w:t>
      </w:r>
    </w:p>
    <w:p w14:paraId="6F2D3359" w14:textId="2873B709" w:rsidR="009A304F" w:rsidRPr="00F00C8D" w:rsidRDefault="23BED2C9" w:rsidP="0007788F">
      <w:pPr>
        <w:pStyle w:val="Overskrift2"/>
        <w:spacing w:line="360" w:lineRule="auto"/>
        <w:rPr>
          <w:rFonts w:ascii="Times New Roman" w:hAnsi="Times New Roman" w:cs="Times New Roman"/>
          <w:color w:val="auto"/>
        </w:rPr>
      </w:pPr>
      <w:bookmarkStart w:id="30" w:name="_Toc183172697"/>
      <w:r w:rsidRPr="00F00C8D">
        <w:rPr>
          <w:rFonts w:ascii="Times New Roman" w:hAnsi="Times New Roman" w:cs="Times New Roman"/>
          <w:color w:val="auto"/>
        </w:rPr>
        <w:t>Tilgjengelighet</w:t>
      </w:r>
      <w:bookmarkEnd w:id="30"/>
    </w:p>
    <w:p w14:paraId="2D2962E0" w14:textId="4B27C834" w:rsidR="59C0D40C" w:rsidRPr="00F00C8D" w:rsidRDefault="23BED2C9" w:rsidP="0007788F">
      <w:pPr>
        <w:spacing w:line="360" w:lineRule="auto"/>
        <w:rPr>
          <w:rFonts w:ascii="Times New Roman" w:hAnsi="Times New Roman" w:cs="Times New Roman"/>
        </w:rPr>
      </w:pPr>
      <w:r w:rsidRPr="00F00C8D">
        <w:rPr>
          <w:rFonts w:ascii="Times New Roman" w:hAnsi="Times New Roman" w:cs="Times New Roman"/>
        </w:rPr>
        <w:t xml:space="preserve">At systemet er </w:t>
      </w:r>
      <w:r w:rsidR="00B0244E" w:rsidRPr="00F00C8D">
        <w:rPr>
          <w:rFonts w:ascii="Times New Roman" w:hAnsi="Times New Roman" w:cs="Times New Roman"/>
        </w:rPr>
        <w:t>tilgjengelig,</w:t>
      </w:r>
      <w:r w:rsidRPr="00F00C8D">
        <w:rPr>
          <w:rFonts w:ascii="Times New Roman" w:hAnsi="Times New Roman" w:cs="Times New Roman"/>
        </w:rPr>
        <w:t xml:space="preserve"> er avgjørende. Det er satt som krav at systemet skal ha oppetid minimum 99% av tiden og fungerer på alle plattformer. Feilmeldingene i systemet er designet for å være veiledende for bruker på en enkel måte. For å oppnå den høyeste </w:t>
      </w:r>
      <w:r w:rsidR="33B633D1" w:rsidRPr="00F00C8D">
        <w:rPr>
          <w:rFonts w:ascii="Times New Roman" w:hAnsi="Times New Roman" w:cs="Times New Roman"/>
        </w:rPr>
        <w:t>tilgjengeligheten</w:t>
      </w:r>
      <w:r w:rsidRPr="00F00C8D">
        <w:rPr>
          <w:rFonts w:ascii="Times New Roman" w:hAnsi="Times New Roman" w:cs="Times New Roman"/>
        </w:rPr>
        <w:t xml:space="preserve"> som mulig gjøres det regelmessige tester i servere, samtidig </w:t>
      </w:r>
      <w:r w:rsidR="6482E9D4" w:rsidRPr="00F00C8D">
        <w:rPr>
          <w:rFonts w:ascii="Times New Roman" w:hAnsi="Times New Roman" w:cs="Times New Roman"/>
        </w:rPr>
        <w:t xml:space="preserve">som det gjøres sikkerhetskopier så ofte som mulig. Firebase funksjoner er implementert for å </w:t>
      </w:r>
      <w:r w:rsidR="33B633D1" w:rsidRPr="00F00C8D">
        <w:rPr>
          <w:rFonts w:ascii="Times New Roman" w:hAnsi="Times New Roman" w:cs="Times New Roman"/>
        </w:rPr>
        <w:t>identifisere</w:t>
      </w:r>
      <w:r w:rsidR="6482E9D4" w:rsidRPr="00F00C8D">
        <w:rPr>
          <w:rFonts w:ascii="Times New Roman" w:hAnsi="Times New Roman" w:cs="Times New Roman"/>
        </w:rPr>
        <w:t xml:space="preserve"> feil raskt for å sikre at </w:t>
      </w:r>
      <w:r w:rsidR="337953CB" w:rsidRPr="00F00C8D">
        <w:rPr>
          <w:rFonts w:ascii="Times New Roman" w:hAnsi="Times New Roman" w:cs="Times New Roman"/>
        </w:rPr>
        <w:t xml:space="preserve">funksjonaliteter fungerer på enheten til </w:t>
      </w:r>
      <w:r w:rsidR="00B0244E" w:rsidRPr="00F00C8D">
        <w:rPr>
          <w:rFonts w:ascii="Times New Roman" w:hAnsi="Times New Roman" w:cs="Times New Roman"/>
        </w:rPr>
        <w:t>enhver</w:t>
      </w:r>
      <w:r w:rsidR="337953CB" w:rsidRPr="00F00C8D">
        <w:rPr>
          <w:rFonts w:ascii="Times New Roman" w:hAnsi="Times New Roman" w:cs="Times New Roman"/>
        </w:rPr>
        <w:t xml:space="preserve"> tid.</w:t>
      </w:r>
    </w:p>
    <w:p w14:paraId="695A0D51" w14:textId="49619730" w:rsidR="6D580EC0" w:rsidRPr="00F00C8D" w:rsidRDefault="75639D62" w:rsidP="0007788F">
      <w:pPr>
        <w:pStyle w:val="Overskrift2"/>
        <w:spacing w:line="360" w:lineRule="auto"/>
        <w:rPr>
          <w:rFonts w:ascii="Times New Roman" w:hAnsi="Times New Roman" w:cs="Times New Roman"/>
          <w:color w:val="auto"/>
        </w:rPr>
      </w:pPr>
      <w:bookmarkStart w:id="31" w:name="_Toc183172698"/>
      <w:r w:rsidRPr="00F00C8D">
        <w:rPr>
          <w:rFonts w:ascii="Times New Roman" w:hAnsi="Times New Roman" w:cs="Times New Roman"/>
          <w:color w:val="auto"/>
        </w:rPr>
        <w:t>Brukervennlighet</w:t>
      </w:r>
      <w:bookmarkEnd w:id="31"/>
    </w:p>
    <w:p w14:paraId="08D85C41" w14:textId="4A1DAC51" w:rsidR="127582D2" w:rsidRPr="00F00C8D" w:rsidRDefault="6662CE9B" w:rsidP="0007788F">
      <w:pPr>
        <w:spacing w:line="360" w:lineRule="auto"/>
        <w:rPr>
          <w:rFonts w:ascii="Times New Roman" w:hAnsi="Times New Roman" w:cs="Times New Roman"/>
        </w:rPr>
      </w:pPr>
      <w:r w:rsidRPr="00F00C8D">
        <w:rPr>
          <w:rFonts w:ascii="Times New Roman" w:hAnsi="Times New Roman" w:cs="Times New Roman"/>
        </w:rPr>
        <w:t>Systemet ble utviklet med tanke på brukere uten noe teknisk bakgrunn</w:t>
      </w:r>
      <w:r w:rsidR="101DF8D7" w:rsidRPr="00F00C8D">
        <w:rPr>
          <w:rFonts w:ascii="Times New Roman" w:hAnsi="Times New Roman" w:cs="Times New Roman"/>
        </w:rPr>
        <w:t xml:space="preserve">. </w:t>
      </w:r>
      <w:r w:rsidR="651389FC" w:rsidRPr="00F00C8D">
        <w:rPr>
          <w:rFonts w:ascii="Times New Roman" w:hAnsi="Times New Roman" w:cs="Times New Roman"/>
        </w:rPr>
        <w:t xml:space="preserve">Systemet er bygd slik at det er selvforklarende og </w:t>
      </w:r>
      <w:r w:rsidR="0E0AB6D1" w:rsidRPr="00F00C8D">
        <w:rPr>
          <w:rFonts w:ascii="Times New Roman" w:hAnsi="Times New Roman" w:cs="Times New Roman"/>
        </w:rPr>
        <w:t xml:space="preserve">intuitivt brukergrensesnitt. </w:t>
      </w:r>
      <w:r w:rsidR="7AD29E6E" w:rsidRPr="00F00C8D">
        <w:rPr>
          <w:rFonts w:ascii="Times New Roman" w:hAnsi="Times New Roman" w:cs="Times New Roman"/>
        </w:rPr>
        <w:t>Det vil si at varsler og anbefalinger presenteres på en tydelig måte.</w:t>
      </w:r>
      <w:r w:rsidR="096E2575" w:rsidRPr="00F00C8D">
        <w:rPr>
          <w:rFonts w:ascii="Times New Roman" w:hAnsi="Times New Roman" w:cs="Times New Roman"/>
        </w:rPr>
        <w:t xml:space="preserve"> Navigasjonen er bygd på en måte som er logisk og lett </w:t>
      </w:r>
      <w:proofErr w:type="spellStart"/>
      <w:r w:rsidR="096E2575" w:rsidRPr="00F00C8D">
        <w:rPr>
          <w:rFonts w:ascii="Times New Roman" w:hAnsi="Times New Roman" w:cs="Times New Roman"/>
        </w:rPr>
        <w:t>og</w:t>
      </w:r>
      <w:proofErr w:type="spellEnd"/>
      <w:r w:rsidR="096E2575" w:rsidRPr="00F00C8D">
        <w:rPr>
          <w:rFonts w:ascii="Times New Roman" w:hAnsi="Times New Roman" w:cs="Times New Roman"/>
        </w:rPr>
        <w:t xml:space="preserve"> </w:t>
      </w:r>
      <w:r w:rsidR="6826BB02" w:rsidRPr="00F00C8D">
        <w:rPr>
          <w:rFonts w:ascii="Times New Roman" w:hAnsi="Times New Roman" w:cs="Times New Roman"/>
        </w:rPr>
        <w:t xml:space="preserve">forstå. Brukervennligheten har blitt evaluert og testet </w:t>
      </w:r>
      <w:r w:rsidR="7735B017" w:rsidRPr="00F00C8D">
        <w:rPr>
          <w:rFonts w:ascii="Times New Roman" w:hAnsi="Times New Roman" w:cs="Times New Roman"/>
        </w:rPr>
        <w:t>igjennom brukertester med målgruppe</w:t>
      </w:r>
      <w:r w:rsidR="1937A212" w:rsidRPr="00F00C8D">
        <w:rPr>
          <w:rFonts w:ascii="Times New Roman" w:hAnsi="Times New Roman" w:cs="Times New Roman"/>
        </w:rPr>
        <w:t xml:space="preserve">, der tilbakemeldingene har videre blitt brukt til å forbedre funksjonalitet og </w:t>
      </w:r>
      <w:r w:rsidR="2059D65A" w:rsidRPr="00F00C8D">
        <w:rPr>
          <w:rFonts w:ascii="Times New Roman" w:hAnsi="Times New Roman" w:cs="Times New Roman"/>
        </w:rPr>
        <w:t xml:space="preserve">design. </w:t>
      </w:r>
      <w:proofErr w:type="spellStart"/>
      <w:r w:rsidR="006E78DC">
        <w:rPr>
          <w:rFonts w:ascii="Times New Roman" w:hAnsi="Times New Roman" w:cs="Times New Roman"/>
        </w:rPr>
        <w:t>Z|</w:t>
      </w:r>
      <w:r w:rsidR="7628575A" w:rsidRPr="00F00C8D">
        <w:rPr>
          <w:rFonts w:ascii="Times New Roman" w:hAnsi="Times New Roman" w:cs="Times New Roman"/>
        </w:rPr>
        <w:t>s</w:t>
      </w:r>
      <w:proofErr w:type="spellEnd"/>
      <w:r w:rsidR="7628575A" w:rsidRPr="00F00C8D">
        <w:rPr>
          <w:rFonts w:ascii="Times New Roman" w:hAnsi="Times New Roman" w:cs="Times New Roman"/>
        </w:rPr>
        <w:t xml:space="preserve"> og scenarioer har vært sentrale for å </w:t>
      </w:r>
      <w:r w:rsidR="1A17A046" w:rsidRPr="00F00C8D">
        <w:rPr>
          <w:rFonts w:ascii="Times New Roman" w:hAnsi="Times New Roman" w:cs="Times New Roman"/>
        </w:rPr>
        <w:t>identifisere</w:t>
      </w:r>
      <w:r w:rsidR="46BA26F3" w:rsidRPr="00F00C8D">
        <w:rPr>
          <w:rFonts w:ascii="Times New Roman" w:hAnsi="Times New Roman" w:cs="Times New Roman"/>
        </w:rPr>
        <w:t xml:space="preserve"> målgrupper </w:t>
      </w:r>
      <w:r w:rsidR="1A17A046" w:rsidRPr="00F00C8D">
        <w:rPr>
          <w:rFonts w:ascii="Times New Roman" w:hAnsi="Times New Roman" w:cs="Times New Roman"/>
        </w:rPr>
        <w:t>og</w:t>
      </w:r>
      <w:r w:rsidR="46BA26F3" w:rsidRPr="00F00C8D">
        <w:rPr>
          <w:rFonts w:ascii="Times New Roman" w:hAnsi="Times New Roman" w:cs="Times New Roman"/>
        </w:rPr>
        <w:t xml:space="preserve"> </w:t>
      </w:r>
      <w:r w:rsidR="7628575A" w:rsidRPr="00F00C8D">
        <w:rPr>
          <w:rFonts w:ascii="Times New Roman" w:hAnsi="Times New Roman" w:cs="Times New Roman"/>
        </w:rPr>
        <w:t xml:space="preserve">sikre at brukerbehovet </w:t>
      </w:r>
      <w:r w:rsidR="46BA26F3" w:rsidRPr="00F00C8D">
        <w:rPr>
          <w:rFonts w:ascii="Times New Roman" w:hAnsi="Times New Roman" w:cs="Times New Roman"/>
        </w:rPr>
        <w:t>er møtt</w:t>
      </w:r>
      <w:r w:rsidR="1A17A046" w:rsidRPr="00F00C8D">
        <w:rPr>
          <w:rFonts w:ascii="Times New Roman" w:hAnsi="Times New Roman" w:cs="Times New Roman"/>
        </w:rPr>
        <w:t>.</w:t>
      </w:r>
    </w:p>
    <w:p w14:paraId="2C5C4DF9" w14:textId="3E215121" w:rsidR="127582D2" w:rsidRPr="00F00C8D" w:rsidRDefault="46F3CD49" w:rsidP="0007788F">
      <w:pPr>
        <w:pStyle w:val="Overskrift2"/>
        <w:spacing w:line="360" w:lineRule="auto"/>
        <w:rPr>
          <w:rFonts w:ascii="Times New Roman" w:hAnsi="Times New Roman" w:cs="Times New Roman"/>
          <w:bCs/>
          <w:color w:val="auto"/>
        </w:rPr>
      </w:pPr>
      <w:bookmarkStart w:id="32" w:name="_Toc183172699"/>
      <w:proofErr w:type="spellStart"/>
      <w:r w:rsidRPr="00F00C8D">
        <w:rPr>
          <w:rFonts w:ascii="Times New Roman" w:hAnsi="Times New Roman" w:cs="Times New Roman"/>
          <w:color w:val="auto"/>
        </w:rPr>
        <w:t>Skalerbarhet</w:t>
      </w:r>
      <w:bookmarkEnd w:id="32"/>
      <w:proofErr w:type="spellEnd"/>
    </w:p>
    <w:p w14:paraId="1779D351" w14:textId="6149A3C0" w:rsidR="40FBF0DD" w:rsidRPr="00F00C8D" w:rsidRDefault="40FBF0DD" w:rsidP="0007788F">
      <w:pPr>
        <w:spacing w:line="360" w:lineRule="auto"/>
        <w:rPr>
          <w:rFonts w:ascii="Times New Roman" w:hAnsi="Times New Roman" w:cs="Times New Roman"/>
        </w:rPr>
      </w:pPr>
      <w:r w:rsidRPr="00F00C8D">
        <w:rPr>
          <w:rFonts w:ascii="Times New Roman" w:hAnsi="Times New Roman" w:cs="Times New Roman"/>
        </w:rPr>
        <w:t>Systemet er bygget for å kunne håndtere fremtidig vekst. Det er et modulært system noe som gjør at det videre kan bygges på og er enkelt for både utvidelse og vedlikeholdene. Systemet skal klare å tåle en økning i brukere uten betydelig tap av ytelse. Derfor er det viktig å gjøre regelmessige ytelsestester for å sikre at systemet kan vokse etter brukernes behov.</w:t>
      </w:r>
    </w:p>
    <w:p w14:paraId="6ECB556A" w14:textId="78B0EAD3" w:rsidR="40FBF0DD" w:rsidRPr="00F00C8D" w:rsidRDefault="40FBF0DD" w:rsidP="0007788F">
      <w:pPr>
        <w:pStyle w:val="Overskrift2"/>
        <w:spacing w:line="360" w:lineRule="auto"/>
        <w:rPr>
          <w:rFonts w:ascii="Times New Roman" w:hAnsi="Times New Roman" w:cs="Times New Roman"/>
          <w:color w:val="auto"/>
        </w:rPr>
      </w:pPr>
      <w:bookmarkStart w:id="33" w:name="_Toc183172700"/>
      <w:r w:rsidRPr="00F00C8D">
        <w:rPr>
          <w:rFonts w:ascii="Times New Roman" w:hAnsi="Times New Roman" w:cs="Times New Roman"/>
          <w:color w:val="auto"/>
        </w:rPr>
        <w:lastRenderedPageBreak/>
        <w:t>Eksterne avhengigheter</w:t>
      </w:r>
      <w:bookmarkEnd w:id="33"/>
      <w:r w:rsidRPr="00F00C8D">
        <w:rPr>
          <w:rFonts w:ascii="Times New Roman" w:hAnsi="Times New Roman" w:cs="Times New Roman"/>
          <w:color w:val="auto"/>
        </w:rPr>
        <w:t xml:space="preserve"> </w:t>
      </w:r>
    </w:p>
    <w:p w14:paraId="60C229E9" w14:textId="222BBE00" w:rsidR="40FBF0DD" w:rsidRPr="00F00C8D" w:rsidRDefault="40FBF0DD" w:rsidP="0007788F">
      <w:pPr>
        <w:spacing w:line="360" w:lineRule="auto"/>
        <w:rPr>
          <w:rFonts w:ascii="Times New Roman" w:hAnsi="Times New Roman" w:cs="Times New Roman"/>
        </w:rPr>
      </w:pPr>
      <w:r w:rsidRPr="00F00C8D">
        <w:rPr>
          <w:rFonts w:ascii="Times New Roman" w:hAnsi="Times New Roman" w:cs="Times New Roman"/>
        </w:rPr>
        <w:t xml:space="preserve">Systemet er bygd på noen eksterne avhengigheter som åpne API-er for strømdata og Firebase for både varsler og autentisering. For å sikre robusthet har vi implementert midlertidige funksjoner i protypen som simulerer eksterne tjenester, slik at funksjonene kan testes uten faktiske avhengigheter. Senere kan vi erstatte disse simulerte funksjonene med faktiske integrasjoner, noe som gjør systemet til slutt blir et komplett og operativt system. Dette gjør det mulig for systemet å bli testet, samtidig som det videre kan bygges på med faktiske integrasjoner. </w:t>
      </w:r>
    </w:p>
    <w:p w14:paraId="55F118E5" w14:textId="5C887AF9" w:rsidR="40FBF0DD" w:rsidRPr="00F00C8D" w:rsidRDefault="40FBF0DD" w:rsidP="0007788F">
      <w:pPr>
        <w:pStyle w:val="Overskrift2"/>
        <w:spacing w:line="360" w:lineRule="auto"/>
        <w:rPr>
          <w:rFonts w:ascii="Times New Roman" w:hAnsi="Times New Roman" w:cs="Times New Roman"/>
          <w:color w:val="auto"/>
        </w:rPr>
      </w:pPr>
      <w:bookmarkStart w:id="34" w:name="_Toc183172701"/>
      <w:r w:rsidRPr="00F00C8D">
        <w:rPr>
          <w:rFonts w:ascii="Times New Roman" w:hAnsi="Times New Roman" w:cs="Times New Roman"/>
          <w:color w:val="auto"/>
        </w:rPr>
        <w:t>Testing</w:t>
      </w:r>
      <w:bookmarkEnd w:id="34"/>
    </w:p>
    <w:p w14:paraId="6C4DA7FC" w14:textId="509E414F" w:rsidR="7EB55A4B" w:rsidRPr="00F00C8D" w:rsidRDefault="40FBF0DD" w:rsidP="0007788F">
      <w:pPr>
        <w:spacing w:line="360" w:lineRule="auto"/>
        <w:rPr>
          <w:rFonts w:ascii="Times New Roman" w:hAnsi="Times New Roman" w:cs="Times New Roman"/>
        </w:rPr>
      </w:pPr>
      <w:r w:rsidRPr="00F00C8D">
        <w:rPr>
          <w:rFonts w:ascii="Times New Roman" w:hAnsi="Times New Roman" w:cs="Times New Roman"/>
        </w:rPr>
        <w:t xml:space="preserve">For å validere at ikke-funksjonelle krav oppfylles, har vi gjennomført testing. Prototypen har blitt testet for stress tester som evaluerer systemets ytelse under belastning. Systemet har også blitt testet fir potensielle sikkerhetssvakheter. Tilgjengeligheten har blitt test ved å simulere ulike feilscenarier. Brukervennligheten har også blitt testet med reelle brukere, som bekreftet at systemet er både enkelt og intuitivt for brukere. </w:t>
      </w:r>
    </w:p>
    <w:p w14:paraId="3768E7D6" w14:textId="7F5193CA" w:rsidR="40FBF0DD" w:rsidRPr="00F00C8D" w:rsidRDefault="40FBF0DD" w:rsidP="0007788F">
      <w:pPr>
        <w:pStyle w:val="Overskrift2"/>
        <w:spacing w:line="360" w:lineRule="auto"/>
        <w:rPr>
          <w:rFonts w:ascii="Times New Roman" w:hAnsi="Times New Roman" w:cs="Times New Roman"/>
          <w:color w:val="auto"/>
        </w:rPr>
      </w:pPr>
      <w:bookmarkStart w:id="35" w:name="_Toc183172702"/>
      <w:r w:rsidRPr="00F00C8D">
        <w:rPr>
          <w:rFonts w:ascii="Times New Roman" w:hAnsi="Times New Roman" w:cs="Times New Roman"/>
          <w:color w:val="auto"/>
        </w:rPr>
        <w:t>Oppsummering</w:t>
      </w:r>
      <w:bookmarkEnd w:id="35"/>
    </w:p>
    <w:p w14:paraId="47E25114" w14:textId="7F2E411E" w:rsidR="00DD3A66" w:rsidRPr="00F00C8D" w:rsidRDefault="40FBF0DD" w:rsidP="0007788F">
      <w:pPr>
        <w:spacing w:line="360" w:lineRule="auto"/>
        <w:rPr>
          <w:rFonts w:ascii="Times New Roman" w:hAnsi="Times New Roman" w:cs="Times New Roman"/>
        </w:rPr>
      </w:pPr>
      <w:r w:rsidRPr="00F00C8D">
        <w:rPr>
          <w:rFonts w:ascii="Times New Roman" w:hAnsi="Times New Roman" w:cs="Times New Roman"/>
        </w:rPr>
        <w:t xml:space="preserve">Ved å fokusere på ytelse, sikkerhet, tilgjengelighet, brukervennlighet, </w:t>
      </w:r>
      <w:proofErr w:type="spellStart"/>
      <w:r w:rsidRPr="00F00C8D">
        <w:rPr>
          <w:rFonts w:ascii="Times New Roman" w:hAnsi="Times New Roman" w:cs="Times New Roman"/>
        </w:rPr>
        <w:t>skalerbarhet</w:t>
      </w:r>
      <w:proofErr w:type="spellEnd"/>
      <w:r w:rsidRPr="00F00C8D">
        <w:rPr>
          <w:rFonts w:ascii="Times New Roman" w:hAnsi="Times New Roman" w:cs="Times New Roman"/>
        </w:rPr>
        <w:t xml:space="preserve"> og håndtering av eksterne avhengigheter, sikrer systemet både en robust og pålitelig løsning. Dette er gjort for at brukeren skal ha enkel tilgang til smartteknologi, samtidig som det møter våre mål om </w:t>
      </w:r>
      <w:r w:rsidR="00651FA2" w:rsidRPr="00F00C8D">
        <w:rPr>
          <w:rFonts w:ascii="Times New Roman" w:hAnsi="Times New Roman" w:cs="Times New Roman"/>
        </w:rPr>
        <w:t>å gjøre</w:t>
      </w:r>
      <w:r w:rsidRPr="00F00C8D">
        <w:rPr>
          <w:rFonts w:ascii="Times New Roman" w:hAnsi="Times New Roman" w:cs="Times New Roman"/>
        </w:rPr>
        <w:t xml:space="preserve"> teknologien tilgjengelig for brukere uten teknisk kompetanse. Derfor er delen med ikke – funksjonelle krav en viktig del av systemet og tiltakene sikrer at systemet er klart for videreutvikling. </w:t>
      </w:r>
    </w:p>
    <w:p w14:paraId="07514A82" w14:textId="52072B93" w:rsidR="002C7A91" w:rsidRPr="00F00C8D" w:rsidRDefault="002C7A91" w:rsidP="0007788F">
      <w:pPr>
        <w:spacing w:line="360" w:lineRule="auto"/>
        <w:rPr>
          <w:rFonts w:ascii="Times New Roman" w:hAnsi="Times New Roman" w:cs="Times New Roman"/>
        </w:rPr>
      </w:pPr>
    </w:p>
    <w:p w14:paraId="57BDBE2A" w14:textId="17051BA4" w:rsidR="00487967" w:rsidRPr="00F00C8D" w:rsidRDefault="5DC9034A" w:rsidP="0007788F">
      <w:pPr>
        <w:pStyle w:val="Overskrift1"/>
        <w:spacing w:line="360" w:lineRule="auto"/>
        <w:jc w:val="center"/>
        <w:rPr>
          <w:rFonts w:ascii="Times New Roman" w:hAnsi="Times New Roman" w:cs="Times New Roman"/>
          <w:color w:val="auto"/>
        </w:rPr>
      </w:pPr>
      <w:bookmarkStart w:id="36" w:name="_Toc182951102"/>
      <w:bookmarkStart w:id="37" w:name="_Toc183172703"/>
      <w:r w:rsidRPr="00F00C8D">
        <w:rPr>
          <w:rFonts w:ascii="Times New Roman" w:hAnsi="Times New Roman" w:cs="Times New Roman"/>
          <w:color w:val="auto"/>
        </w:rPr>
        <w:t>Brukere av systemet</w:t>
      </w:r>
      <w:bookmarkEnd w:id="36"/>
      <w:bookmarkEnd w:id="37"/>
    </w:p>
    <w:p w14:paraId="6F7A711C" w14:textId="7CB674D4" w:rsidR="657407CB"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Brukerne av vårt system er hovedsakelig el-bileiere som er opptatt av å spare både miljø og penger gjennom effektive løsninger. De er opptatt av smartteknologi og bærekraft, men har ikke nødvendigvis dyptgående it-kunnskaper. Disse brukerne prioriterer enkle og intuitive løsninger som er visuelt attraktiv og lett å forstå. Produktet vårt skal passe “mannen i gata” og være et verktøy som ikke krever opplæring og som gir god verdi til kundene. </w:t>
      </w:r>
    </w:p>
    <w:p w14:paraId="0C8931CE" w14:textId="4C64E433"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lastRenderedPageBreak/>
        <w:t xml:space="preserve">Under er en visuell representasjon av “Julie Strøm” og “Markus Johansen” som er fremtidige brukere av systemet vi ønsker å tilby. </w:t>
      </w:r>
    </w:p>
    <w:p w14:paraId="4CCF85E7" w14:textId="77777777" w:rsidR="00953E51" w:rsidRPr="00F00C8D" w:rsidRDefault="00953E51" w:rsidP="0007788F">
      <w:pPr>
        <w:pStyle w:val="Overskrift2"/>
        <w:spacing w:line="360" w:lineRule="auto"/>
        <w:rPr>
          <w:rFonts w:ascii="Times New Roman" w:hAnsi="Times New Roman" w:cs="Times New Roman"/>
          <w:color w:val="auto"/>
        </w:rPr>
      </w:pPr>
      <w:bookmarkStart w:id="38" w:name="_Toc183172704"/>
      <w:r w:rsidRPr="00F00C8D">
        <w:rPr>
          <w:rFonts w:ascii="Times New Roman" w:hAnsi="Times New Roman" w:cs="Times New Roman"/>
          <w:color w:val="auto"/>
        </w:rPr>
        <w:t>Julie Strøm</w:t>
      </w:r>
      <w:bookmarkEnd w:id="38"/>
    </w:p>
    <w:p w14:paraId="58441DBD" w14:textId="7077042F" w:rsidR="00123B95" w:rsidRPr="00F00C8D" w:rsidRDefault="3B08581A" w:rsidP="0007788F">
      <w:pPr>
        <w:spacing w:line="360" w:lineRule="auto"/>
        <w:rPr>
          <w:rFonts w:ascii="Times New Roman" w:hAnsi="Times New Roman" w:cs="Times New Roman"/>
        </w:rPr>
      </w:pPr>
      <w:r w:rsidRPr="00F00C8D">
        <w:rPr>
          <w:rFonts w:ascii="Times New Roman" w:hAnsi="Times New Roman" w:cs="Times New Roman"/>
          <w:noProof/>
        </w:rPr>
        <w:drawing>
          <wp:inline distT="0" distB="0" distL="0" distR="0" wp14:anchorId="7DC598B3" wp14:editId="35C4860C">
            <wp:extent cx="5622012" cy="5164070"/>
            <wp:effectExtent l="0" t="0" r="0" b="0"/>
            <wp:docPr id="579929039" name="Picture 57992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929039"/>
                    <pic:cNvPicPr/>
                  </pic:nvPicPr>
                  <pic:blipFill>
                    <a:blip r:embed="rId8">
                      <a:extLst>
                        <a:ext uri="{28A0092B-C50C-407E-A947-70E740481C1C}">
                          <a14:useLocalDpi xmlns:a14="http://schemas.microsoft.com/office/drawing/2010/main" val="0"/>
                        </a:ext>
                      </a:extLst>
                    </a:blip>
                    <a:stretch>
                      <a:fillRect/>
                    </a:stretch>
                  </pic:blipFill>
                  <pic:spPr>
                    <a:xfrm>
                      <a:off x="0" y="0"/>
                      <a:ext cx="5622012" cy="5164070"/>
                    </a:xfrm>
                    <a:prstGeom prst="rect">
                      <a:avLst/>
                    </a:prstGeom>
                  </pic:spPr>
                </pic:pic>
              </a:graphicData>
            </a:graphic>
          </wp:inline>
        </w:drawing>
      </w:r>
    </w:p>
    <w:p w14:paraId="25B67EA3" w14:textId="2899F53D"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 xml:space="preserve">Brukerhistorie 1: </w:t>
      </w:r>
      <w:proofErr w:type="spellStart"/>
      <w:r w:rsidRPr="00F00C8D">
        <w:rPr>
          <w:rFonts w:ascii="Times New Roman" w:hAnsi="Times New Roman" w:cs="Times New Roman"/>
          <w:b/>
          <w:bCs/>
          <w:sz w:val="28"/>
          <w:szCs w:val="28"/>
        </w:rPr>
        <w:t>Lading</w:t>
      </w:r>
      <w:proofErr w:type="spellEnd"/>
      <w:r w:rsidRPr="00F00C8D">
        <w:rPr>
          <w:rFonts w:ascii="Times New Roman" w:hAnsi="Times New Roman" w:cs="Times New Roman"/>
          <w:b/>
          <w:bCs/>
          <w:sz w:val="28"/>
          <w:szCs w:val="28"/>
        </w:rPr>
        <w:t xml:space="preserve"> når strømmen er billigst </w:t>
      </w:r>
    </w:p>
    <w:p w14:paraId="038B8156" w14:textId="649EDDCE"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Som en </w:t>
      </w:r>
      <w:proofErr w:type="spellStart"/>
      <w:r w:rsidRPr="00F00C8D">
        <w:rPr>
          <w:rFonts w:ascii="Times New Roman" w:hAnsi="Times New Roman" w:cs="Times New Roman"/>
        </w:rPr>
        <w:t>miljøinteressert</w:t>
      </w:r>
      <w:proofErr w:type="spellEnd"/>
      <w:r w:rsidRPr="00F00C8D">
        <w:rPr>
          <w:rFonts w:ascii="Times New Roman" w:hAnsi="Times New Roman" w:cs="Times New Roman"/>
        </w:rPr>
        <w:t xml:space="preserve"> elbileier ønsker jeg å kunne planlegge </w:t>
      </w:r>
      <w:proofErr w:type="spellStart"/>
      <w:r w:rsidRPr="00F00C8D">
        <w:rPr>
          <w:rFonts w:ascii="Times New Roman" w:hAnsi="Times New Roman" w:cs="Times New Roman"/>
        </w:rPr>
        <w:t>lading</w:t>
      </w:r>
      <w:proofErr w:type="spellEnd"/>
      <w:r w:rsidRPr="00F00C8D">
        <w:rPr>
          <w:rFonts w:ascii="Times New Roman" w:hAnsi="Times New Roman" w:cs="Times New Roman"/>
        </w:rPr>
        <w:t xml:space="preserve"> av bilen min når strømprisen er lavest, slik at jeg kan spare penger og miljøet. </w:t>
      </w:r>
    </w:p>
    <w:p w14:paraId="727362D5" w14:textId="37C45E84"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 xml:space="preserve">Scenario 1: Planlegging av </w:t>
      </w:r>
      <w:proofErr w:type="spellStart"/>
      <w:r w:rsidRPr="00F00C8D">
        <w:rPr>
          <w:rFonts w:ascii="Times New Roman" w:hAnsi="Times New Roman" w:cs="Times New Roman"/>
          <w:b/>
          <w:bCs/>
          <w:sz w:val="28"/>
          <w:szCs w:val="28"/>
        </w:rPr>
        <w:t>lading</w:t>
      </w:r>
      <w:proofErr w:type="spellEnd"/>
    </w:p>
    <w:p w14:paraId="4D579E35" w14:textId="052C05E6" w:rsidR="00F1564E"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Julie kommer hjem fra jobb og har koblet bilen sin til </w:t>
      </w:r>
      <w:proofErr w:type="spellStart"/>
      <w:r w:rsidRPr="00F00C8D">
        <w:rPr>
          <w:rFonts w:ascii="Times New Roman" w:hAnsi="Times New Roman" w:cs="Times New Roman"/>
        </w:rPr>
        <w:t>hjemmeladeren</w:t>
      </w:r>
      <w:proofErr w:type="spellEnd"/>
      <w:r w:rsidRPr="00F00C8D">
        <w:rPr>
          <w:rFonts w:ascii="Times New Roman" w:hAnsi="Times New Roman" w:cs="Times New Roman"/>
        </w:rPr>
        <w:t xml:space="preserve"> sin. Hun henter seg en kopp kaffe, setter seg ned i sofaen og åpner </w:t>
      </w:r>
      <w:proofErr w:type="spellStart"/>
      <w:r w:rsidRPr="00F00C8D">
        <w:rPr>
          <w:rFonts w:ascii="Times New Roman" w:hAnsi="Times New Roman" w:cs="Times New Roman"/>
        </w:rPr>
        <w:t>VarsEL</w:t>
      </w:r>
      <w:proofErr w:type="spellEnd"/>
      <w:r w:rsidRPr="00F00C8D">
        <w:rPr>
          <w:rFonts w:ascii="Times New Roman" w:hAnsi="Times New Roman" w:cs="Times New Roman"/>
        </w:rPr>
        <w:t xml:space="preserve">-appen for å sjekke dagens strømpriser. Julie ser at strømprisen er lavest mellom kl.17.00-22.00. </w:t>
      </w:r>
      <w:r w:rsidR="003A36D3" w:rsidRPr="00F00C8D">
        <w:rPr>
          <w:rFonts w:ascii="Times New Roman" w:hAnsi="Times New Roman" w:cs="Times New Roman"/>
        </w:rPr>
        <w:t xml:space="preserve">Julie vet </w:t>
      </w:r>
      <w:r w:rsidR="00F1564E" w:rsidRPr="00F00C8D">
        <w:rPr>
          <w:rFonts w:ascii="Times New Roman" w:hAnsi="Times New Roman" w:cs="Times New Roman"/>
        </w:rPr>
        <w:t>dermed at hun ikke trenger å tenke på å lade bilen før den tid, og kan fokusere på andre.</w:t>
      </w:r>
    </w:p>
    <w:p w14:paraId="1FA28C4B" w14:textId="54EB34BC"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b/>
          <w:bCs/>
          <w:sz w:val="28"/>
          <w:szCs w:val="28"/>
        </w:rPr>
        <w:lastRenderedPageBreak/>
        <w:t>Brukerhistorie 2: Oversiktlig informasjon</w:t>
      </w:r>
    </w:p>
    <w:p w14:paraId="0C6BEF48" w14:textId="7FA0088B"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Som elbileier ønsker jeg å kunne se og legge til informasjon om bilen min i et oversiktlig dashbord, slik at jeg kan ha kontroll over </w:t>
      </w:r>
      <w:proofErr w:type="spellStart"/>
      <w:r w:rsidRPr="00F00C8D">
        <w:rPr>
          <w:rFonts w:ascii="Times New Roman" w:hAnsi="Times New Roman" w:cs="Times New Roman"/>
        </w:rPr>
        <w:t>lading</w:t>
      </w:r>
      <w:proofErr w:type="spellEnd"/>
      <w:r w:rsidRPr="00F00C8D">
        <w:rPr>
          <w:rFonts w:ascii="Times New Roman" w:hAnsi="Times New Roman" w:cs="Times New Roman"/>
        </w:rPr>
        <w:t xml:space="preserve"> og informasjon knyttet til bilen min.</w:t>
      </w:r>
    </w:p>
    <w:p w14:paraId="4B7FBE81" w14:textId="2E0E9BED"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 xml:space="preserve">Scenario 2: Registrere bilen </w:t>
      </w:r>
    </w:p>
    <w:p w14:paraId="395EEE96" w14:textId="0180AC7E"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Julie har akkurat kjøpt seg ny elbil og klør i fingrene etter å registre den i </w:t>
      </w:r>
      <w:proofErr w:type="spellStart"/>
      <w:r w:rsidRPr="00F00C8D">
        <w:rPr>
          <w:rFonts w:ascii="Times New Roman" w:hAnsi="Times New Roman" w:cs="Times New Roman"/>
        </w:rPr>
        <w:t>VarsEL</w:t>
      </w:r>
      <w:proofErr w:type="spellEnd"/>
      <w:r w:rsidRPr="00F00C8D">
        <w:rPr>
          <w:rFonts w:ascii="Times New Roman" w:hAnsi="Times New Roman" w:cs="Times New Roman"/>
        </w:rPr>
        <w:t>-appen sin. Hun åpner appen, navigerer seg til dashbordet, trykker på “Se all</w:t>
      </w:r>
      <w:r w:rsidR="0013172B" w:rsidRPr="00F00C8D">
        <w:rPr>
          <w:rFonts w:ascii="Times New Roman" w:hAnsi="Times New Roman" w:cs="Times New Roman"/>
        </w:rPr>
        <w:t>e</w:t>
      </w:r>
      <w:r w:rsidRPr="00F00C8D">
        <w:rPr>
          <w:rFonts w:ascii="Times New Roman" w:hAnsi="Times New Roman" w:cs="Times New Roman"/>
        </w:rPr>
        <w:t xml:space="preserve"> kjøretøy” og legger til den nye bilen. På Dashbordet har hun nå en oversikt over bilen sin, batteristatus, høyest og lavest strømpris, samt nåværende strømpris og mulighet til å navigere seg til en strømprisgraf. </w:t>
      </w:r>
    </w:p>
    <w:p w14:paraId="385518B2" w14:textId="18981E67"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Brukerhistorie 3: Varsling</w:t>
      </w:r>
    </w:p>
    <w:p w14:paraId="04B67CD5" w14:textId="06AF988E"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Jeg ønsker å ha muligheten til å kunne bli varslet når strømprisen er lavest når jeg ikke har mulighet til å analysere strømprisene selv. </w:t>
      </w:r>
    </w:p>
    <w:p w14:paraId="662962F3" w14:textId="715D0B0C"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Scenario 3: På farten</w:t>
      </w:r>
    </w:p>
    <w:p w14:paraId="2EB04B63" w14:textId="2FC2B7E4" w:rsidR="00123B95" w:rsidRPr="00F00C8D" w:rsidRDefault="5DC9034A" w:rsidP="0007788F">
      <w:pPr>
        <w:spacing w:line="360" w:lineRule="auto"/>
        <w:rPr>
          <w:rFonts w:ascii="Times New Roman" w:eastAsia="Aptos" w:hAnsi="Times New Roman" w:cs="Times New Roman"/>
        </w:rPr>
      </w:pPr>
      <w:r w:rsidRPr="00F00C8D">
        <w:rPr>
          <w:rFonts w:ascii="Times New Roman" w:eastAsia="Aptos" w:hAnsi="Times New Roman" w:cs="Times New Roman"/>
        </w:rPr>
        <w:t xml:space="preserve">Julie har en travel dag og er i full gang med å forberede middag til gjester og deres barn. Hun har ikke tid til å sjekke dagens strømpriser manuelt. Midt i forberedelsene får hun et varsel fra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-appen om at strømprisen er på sitt laveste. </w:t>
      </w:r>
      <w:r w:rsidR="000B643E" w:rsidRPr="00F00C8D">
        <w:rPr>
          <w:rFonts w:ascii="Times New Roman" w:eastAsia="Aptos" w:hAnsi="Times New Roman" w:cs="Times New Roman"/>
        </w:rPr>
        <w:t xml:space="preserve">Med </w:t>
      </w:r>
      <w:r w:rsidR="00EC2B6A" w:rsidRPr="00F00C8D">
        <w:rPr>
          <w:rFonts w:ascii="Times New Roman" w:eastAsia="Aptos" w:hAnsi="Times New Roman" w:cs="Times New Roman"/>
        </w:rPr>
        <w:t xml:space="preserve">denne informasjonen vet hun </w:t>
      </w:r>
      <w:r w:rsidR="0086605E" w:rsidRPr="00F00C8D">
        <w:rPr>
          <w:rFonts w:ascii="Times New Roman" w:eastAsia="Aptos" w:hAnsi="Times New Roman" w:cs="Times New Roman"/>
        </w:rPr>
        <w:t xml:space="preserve">at det lønner seg å </w:t>
      </w:r>
      <w:r w:rsidR="00CA3226" w:rsidRPr="00F00C8D">
        <w:rPr>
          <w:rFonts w:ascii="Times New Roman" w:eastAsia="Aptos" w:hAnsi="Times New Roman" w:cs="Times New Roman"/>
        </w:rPr>
        <w:t xml:space="preserve">lade bilen, før hun deretter kan </w:t>
      </w:r>
      <w:r w:rsidR="009774E1" w:rsidRPr="00F00C8D">
        <w:rPr>
          <w:rFonts w:ascii="Times New Roman" w:eastAsia="Aptos" w:hAnsi="Times New Roman" w:cs="Times New Roman"/>
        </w:rPr>
        <w:t>fortsette middagsforbe</w:t>
      </w:r>
      <w:r w:rsidR="00B3247B" w:rsidRPr="00F00C8D">
        <w:rPr>
          <w:rFonts w:ascii="Times New Roman" w:eastAsia="Aptos" w:hAnsi="Times New Roman" w:cs="Times New Roman"/>
        </w:rPr>
        <w:t xml:space="preserve">redelsene uten å </w:t>
      </w:r>
      <w:r w:rsidR="00953E51" w:rsidRPr="00F00C8D">
        <w:rPr>
          <w:rFonts w:ascii="Times New Roman" w:eastAsia="Aptos" w:hAnsi="Times New Roman" w:cs="Times New Roman"/>
        </w:rPr>
        <w:t>ha det i bakhodet.</w:t>
      </w:r>
    </w:p>
    <w:p w14:paraId="7815F960" w14:textId="77777777" w:rsidR="00953E51" w:rsidRPr="00F00C8D" w:rsidRDefault="00953E51" w:rsidP="0007788F">
      <w:pPr>
        <w:pStyle w:val="Overskrift2"/>
        <w:spacing w:line="360" w:lineRule="auto"/>
        <w:rPr>
          <w:rFonts w:ascii="Times New Roman" w:hAnsi="Times New Roman" w:cs="Times New Roman"/>
          <w:color w:val="auto"/>
        </w:rPr>
      </w:pPr>
      <w:bookmarkStart w:id="39" w:name="_Toc183172705"/>
      <w:r w:rsidRPr="00F00C8D">
        <w:rPr>
          <w:rFonts w:ascii="Times New Roman" w:hAnsi="Times New Roman" w:cs="Times New Roman"/>
          <w:color w:val="auto"/>
        </w:rPr>
        <w:lastRenderedPageBreak/>
        <w:t>Markus Johansen</w:t>
      </w:r>
      <w:bookmarkEnd w:id="39"/>
    </w:p>
    <w:p w14:paraId="0C593B68" w14:textId="7EA7355B" w:rsidR="00123B95" w:rsidRPr="00F00C8D" w:rsidRDefault="2311359A" w:rsidP="0007788F">
      <w:pPr>
        <w:spacing w:line="360" w:lineRule="auto"/>
        <w:rPr>
          <w:rFonts w:ascii="Times New Roman" w:hAnsi="Times New Roman" w:cs="Times New Roman"/>
        </w:rPr>
      </w:pPr>
      <w:r w:rsidRPr="00F00C8D">
        <w:rPr>
          <w:rFonts w:ascii="Times New Roman" w:hAnsi="Times New Roman" w:cs="Times New Roman"/>
          <w:noProof/>
        </w:rPr>
        <w:drawing>
          <wp:inline distT="0" distB="0" distL="0" distR="0" wp14:anchorId="71B38B2F" wp14:editId="1AA7F4CC">
            <wp:extent cx="5811207" cy="5289068"/>
            <wp:effectExtent l="0" t="0" r="0" b="0"/>
            <wp:docPr id="1244436193" name="Picture 62213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130132"/>
                    <pic:cNvPicPr/>
                  </pic:nvPicPr>
                  <pic:blipFill>
                    <a:blip r:embed="rId9">
                      <a:extLst>
                        <a:ext uri="{28A0092B-C50C-407E-A947-70E740481C1C}">
                          <a14:useLocalDpi xmlns:a14="http://schemas.microsoft.com/office/drawing/2010/main" val="0"/>
                        </a:ext>
                      </a:extLst>
                    </a:blip>
                    <a:stretch>
                      <a:fillRect/>
                    </a:stretch>
                  </pic:blipFill>
                  <pic:spPr>
                    <a:xfrm>
                      <a:off x="0" y="0"/>
                      <a:ext cx="5811207" cy="5289068"/>
                    </a:xfrm>
                    <a:prstGeom prst="rect">
                      <a:avLst/>
                    </a:prstGeom>
                  </pic:spPr>
                </pic:pic>
              </a:graphicData>
            </a:graphic>
          </wp:inline>
        </w:drawing>
      </w:r>
    </w:p>
    <w:p w14:paraId="3FB4DA0A" w14:textId="2B214BB7"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Brukerhistorie 1: Registrering i appen</w:t>
      </w:r>
    </w:p>
    <w:p w14:paraId="3F2B7A03" w14:textId="7ABE88E8" w:rsidR="5DC9034A" w:rsidRPr="00F00C8D" w:rsidRDefault="5DC9034A" w:rsidP="0007788F">
      <w:pPr>
        <w:spacing w:line="360" w:lineRule="auto"/>
        <w:rPr>
          <w:rFonts w:ascii="Times New Roman" w:hAnsi="Times New Roman" w:cs="Times New Roman"/>
        </w:rPr>
      </w:pPr>
      <w:r w:rsidRPr="00F00C8D">
        <w:rPr>
          <w:rFonts w:ascii="Times New Roman" w:hAnsi="Times New Roman" w:cs="Times New Roman"/>
        </w:rPr>
        <w:t xml:space="preserve">Som en ny bruker av </w:t>
      </w:r>
      <w:proofErr w:type="spellStart"/>
      <w:r w:rsidRPr="00F00C8D">
        <w:rPr>
          <w:rFonts w:ascii="Times New Roman" w:hAnsi="Times New Roman" w:cs="Times New Roman"/>
        </w:rPr>
        <w:t>VarsEL</w:t>
      </w:r>
      <w:proofErr w:type="spellEnd"/>
      <w:r w:rsidRPr="00F00C8D">
        <w:rPr>
          <w:rFonts w:ascii="Times New Roman" w:hAnsi="Times New Roman" w:cs="Times New Roman"/>
        </w:rPr>
        <w:t xml:space="preserve">-appen ønsker jeg å registrere meg enkelt og gi tillatelser til posisjon og varsler, slik at jeg kan bruke systemet effektivt og motta varslinger om strømpriser. </w:t>
      </w:r>
    </w:p>
    <w:p w14:paraId="0F874CFB" w14:textId="159D1F27" w:rsidR="5DC9034A" w:rsidRPr="00F00C8D" w:rsidRDefault="5DC9034A"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Scenario 1: Førstegangsregistrering</w:t>
      </w:r>
    </w:p>
    <w:p w14:paraId="54D17C06" w14:textId="549C1845" w:rsidR="00123B95" w:rsidRPr="00F00C8D" w:rsidRDefault="09BDE451" w:rsidP="0007788F">
      <w:pPr>
        <w:spacing w:before="240" w:after="240" w:line="360" w:lineRule="auto"/>
        <w:rPr>
          <w:rFonts w:ascii="Times New Roman" w:hAnsi="Times New Roman" w:cs="Times New Roman"/>
        </w:rPr>
      </w:pPr>
      <w:r w:rsidRPr="00F00C8D">
        <w:rPr>
          <w:rFonts w:ascii="Times New Roman" w:eastAsia="Aptos" w:hAnsi="Times New Roman" w:cs="Times New Roman"/>
        </w:rPr>
        <w:t xml:space="preserve">Markus åpner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-appen for første gang og blir møtt av en velkomstmelding. Han trykker på knappen "Kom i gang" og blir guidet gjennom en kort registreringsprosess. Først velger Markus sin strømleverandør fra en liste. Deretter blir han spurt om å tillate varslinger om </w:t>
      </w:r>
      <w:r w:rsidRPr="00F00C8D">
        <w:rPr>
          <w:rFonts w:ascii="Times New Roman" w:eastAsia="Aptos" w:hAnsi="Times New Roman" w:cs="Times New Roman"/>
        </w:rPr>
        <w:lastRenderedPageBreak/>
        <w:t>strømpriser, som han enkelt huker av. Appen ber ham deretter om å gi tilgang til posisjonstjenester, slik at funksjonene kan tilpasses der han befinner seg.</w:t>
      </w:r>
    </w:p>
    <w:p w14:paraId="6D7CC627" w14:textId="1D254766" w:rsidR="00123B95" w:rsidRPr="00F00C8D" w:rsidRDefault="09BDE451" w:rsidP="0007788F">
      <w:pPr>
        <w:spacing w:before="240" w:after="240" w:line="360" w:lineRule="auto"/>
        <w:rPr>
          <w:rFonts w:ascii="Times New Roman" w:hAnsi="Times New Roman" w:cs="Times New Roman"/>
        </w:rPr>
      </w:pPr>
      <w:r w:rsidRPr="00F00C8D">
        <w:rPr>
          <w:rFonts w:ascii="Times New Roman" w:eastAsia="Aptos" w:hAnsi="Times New Roman" w:cs="Times New Roman"/>
        </w:rPr>
        <w:t xml:space="preserve">Til slutt blir Markus gitt to alternativer for registrering: å opprette en konto med e-post og passord, eller å logge inn med Google-kontoen sin. Han velger å bruke Google-kontoen for en rask registrering. Etter noen sekunder kommer han til </w:t>
      </w:r>
      <w:r w:rsidR="5088C737" w:rsidRPr="00F00C8D">
        <w:rPr>
          <w:rFonts w:ascii="Times New Roman" w:eastAsia="Aptos" w:hAnsi="Times New Roman" w:cs="Times New Roman"/>
        </w:rPr>
        <w:t>d</w:t>
      </w:r>
      <w:r w:rsidRPr="00F00C8D">
        <w:rPr>
          <w:rFonts w:ascii="Times New Roman" w:eastAsia="Aptos" w:hAnsi="Times New Roman" w:cs="Times New Roman"/>
        </w:rPr>
        <w:t xml:space="preserve">ashbordet, der han ser en oversikt over strømpriser og får </w:t>
      </w:r>
      <w:r w:rsidR="57131F9A" w:rsidRPr="00F00C8D">
        <w:rPr>
          <w:rFonts w:ascii="Times New Roman" w:eastAsia="Aptos" w:hAnsi="Times New Roman" w:cs="Times New Roman"/>
        </w:rPr>
        <w:t xml:space="preserve">videre </w:t>
      </w:r>
      <w:r w:rsidRPr="00F00C8D">
        <w:rPr>
          <w:rFonts w:ascii="Times New Roman" w:eastAsia="Aptos" w:hAnsi="Times New Roman" w:cs="Times New Roman"/>
        </w:rPr>
        <w:t>tilgang til appens funksjoner.</w:t>
      </w:r>
    </w:p>
    <w:p w14:paraId="5267D544" w14:textId="1C941D9A" w:rsidR="00123B95" w:rsidRPr="00F00C8D" w:rsidRDefault="0466D54A" w:rsidP="0007788F">
      <w:pPr>
        <w:spacing w:before="240" w:after="240" w:line="360" w:lineRule="auto"/>
        <w:rPr>
          <w:rFonts w:ascii="Times New Roman" w:eastAsia="Aptos" w:hAnsi="Times New Roman" w:cs="Times New Roman"/>
          <w:b/>
          <w:bCs/>
          <w:sz w:val="28"/>
          <w:szCs w:val="28"/>
        </w:rPr>
      </w:pPr>
      <w:r w:rsidRPr="00F00C8D">
        <w:rPr>
          <w:rFonts w:ascii="Times New Roman" w:eastAsia="Aptos" w:hAnsi="Times New Roman" w:cs="Times New Roman"/>
          <w:b/>
          <w:bCs/>
          <w:sz w:val="28"/>
          <w:szCs w:val="28"/>
        </w:rPr>
        <w:t xml:space="preserve">Brukerhistorie 2: Se strømpriser i graf </w:t>
      </w:r>
    </w:p>
    <w:p w14:paraId="7E75F449" w14:textId="326B49DB" w:rsidR="00123B95" w:rsidRPr="00F00C8D" w:rsidRDefault="0466D54A"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Som elbileier ønsker jeg å kunne se sanntidsstrømpriser, fremtidige- og historiske strømpriser via en graf, slik at det blir enklere for meg å se når jeg burde lade bilen. </w:t>
      </w:r>
    </w:p>
    <w:p w14:paraId="4367FD2C" w14:textId="235CA8D8" w:rsidR="00123B95" w:rsidRPr="00F00C8D" w:rsidRDefault="0466D54A" w:rsidP="0007788F">
      <w:pPr>
        <w:spacing w:before="240" w:after="240" w:line="360" w:lineRule="auto"/>
        <w:rPr>
          <w:rFonts w:ascii="Times New Roman" w:eastAsia="Aptos" w:hAnsi="Times New Roman" w:cs="Times New Roman"/>
          <w:b/>
          <w:bCs/>
          <w:sz w:val="28"/>
          <w:szCs w:val="28"/>
        </w:rPr>
      </w:pPr>
      <w:r w:rsidRPr="00F00C8D">
        <w:rPr>
          <w:rFonts w:ascii="Times New Roman" w:eastAsia="Aptos" w:hAnsi="Times New Roman" w:cs="Times New Roman"/>
          <w:b/>
          <w:bCs/>
          <w:sz w:val="28"/>
          <w:szCs w:val="28"/>
        </w:rPr>
        <w:t>Scenario 2: Bruke strømgrafen</w:t>
      </w:r>
    </w:p>
    <w:p w14:paraId="4FDBC9BB" w14:textId="6551BDE8" w:rsidR="00123B95" w:rsidRPr="00F00C8D" w:rsidRDefault="0466D54A"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Markus har lunsjpause på jobben og tar frem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-appen. Han navigerer seg via dashbordet til strømprisgrafen og </w:t>
      </w:r>
      <w:r w:rsidR="68EE2262" w:rsidRPr="00F00C8D">
        <w:rPr>
          <w:rFonts w:ascii="Times New Roman" w:eastAsia="Aptos" w:hAnsi="Times New Roman" w:cs="Times New Roman"/>
        </w:rPr>
        <w:t xml:space="preserve">analyserer gårsdagens, dagens og morgendagens strømpriser og gjør seg opp en mening på når han burde lade bilen sin. </w:t>
      </w:r>
    </w:p>
    <w:p w14:paraId="63DEE5A7" w14:textId="3A6290F7" w:rsidR="00123B95" w:rsidRPr="00F00C8D" w:rsidRDefault="68EE2262" w:rsidP="0007788F">
      <w:pPr>
        <w:spacing w:before="240" w:after="240" w:line="360" w:lineRule="auto"/>
        <w:rPr>
          <w:rFonts w:ascii="Times New Roman" w:eastAsia="Aptos" w:hAnsi="Times New Roman" w:cs="Times New Roman"/>
          <w:sz w:val="28"/>
          <w:szCs w:val="28"/>
        </w:rPr>
      </w:pPr>
      <w:r w:rsidRPr="00F00C8D">
        <w:rPr>
          <w:rFonts w:ascii="Times New Roman" w:eastAsia="Aptos" w:hAnsi="Times New Roman" w:cs="Times New Roman"/>
          <w:b/>
          <w:bCs/>
          <w:sz w:val="28"/>
          <w:szCs w:val="28"/>
        </w:rPr>
        <w:t>Brukerhistorie 3: Posisjonsbasert varsling</w:t>
      </w:r>
    </w:p>
    <w:p w14:paraId="6BB0D147" w14:textId="08908167" w:rsidR="00123B95" w:rsidRPr="00F00C8D" w:rsidRDefault="0AA8D88F"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Som bruker av tjenesten ønsker jeg å at appen automatisk registrerer når jeg er hjemme, slik at jeg får personlige varslinger </w:t>
      </w:r>
      <w:r w:rsidR="23CEA891" w:rsidRPr="00F00C8D">
        <w:rPr>
          <w:rFonts w:ascii="Times New Roman" w:eastAsia="Aptos" w:hAnsi="Times New Roman" w:cs="Times New Roman"/>
        </w:rPr>
        <w:t xml:space="preserve">om </w:t>
      </w:r>
      <w:proofErr w:type="spellStart"/>
      <w:r w:rsidR="23CEA891" w:rsidRPr="00F00C8D">
        <w:rPr>
          <w:rFonts w:ascii="Times New Roman" w:eastAsia="Aptos" w:hAnsi="Times New Roman" w:cs="Times New Roman"/>
        </w:rPr>
        <w:t>lading</w:t>
      </w:r>
      <w:proofErr w:type="spellEnd"/>
      <w:r w:rsidR="23CEA891" w:rsidRPr="00F00C8D">
        <w:rPr>
          <w:rFonts w:ascii="Times New Roman" w:eastAsia="Aptos" w:hAnsi="Times New Roman" w:cs="Times New Roman"/>
        </w:rPr>
        <w:t xml:space="preserve"> basert på min posisjon. </w:t>
      </w:r>
    </w:p>
    <w:p w14:paraId="1AFB6942" w14:textId="7F48A773" w:rsidR="00123B95" w:rsidRPr="00F00C8D" w:rsidRDefault="23CEA891" w:rsidP="0007788F">
      <w:pPr>
        <w:spacing w:before="240" w:after="240" w:line="360" w:lineRule="auto"/>
        <w:rPr>
          <w:rFonts w:ascii="Times New Roman" w:eastAsia="Aptos" w:hAnsi="Times New Roman" w:cs="Times New Roman"/>
          <w:sz w:val="28"/>
          <w:szCs w:val="28"/>
        </w:rPr>
      </w:pPr>
      <w:r w:rsidRPr="00F00C8D">
        <w:rPr>
          <w:rFonts w:ascii="Times New Roman" w:eastAsia="Aptos" w:hAnsi="Times New Roman" w:cs="Times New Roman"/>
          <w:b/>
          <w:bCs/>
          <w:sz w:val="28"/>
          <w:szCs w:val="28"/>
        </w:rPr>
        <w:t xml:space="preserve">Scenario 3: Posisjonsvarsling </w:t>
      </w:r>
    </w:p>
    <w:p w14:paraId="4EBC474F" w14:textId="536709BB" w:rsidR="00123B95" w:rsidRPr="00F00C8D" w:rsidRDefault="23CEA891"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Markus kommer hjem fra kjøretur og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-appen registrerer at han er i nærheten av hjemmet sitt. </w:t>
      </w:r>
      <w:r w:rsidR="61C0BF93" w:rsidRPr="00F00C8D">
        <w:rPr>
          <w:rFonts w:ascii="Times New Roman" w:eastAsia="Aptos" w:hAnsi="Times New Roman" w:cs="Times New Roman"/>
        </w:rPr>
        <w:t>Han får et varsel fra appen sin om at strømprisen er lav</w:t>
      </w:r>
      <w:r w:rsidR="009039E4" w:rsidRPr="00F00C8D">
        <w:rPr>
          <w:rFonts w:ascii="Times New Roman" w:eastAsia="Aptos" w:hAnsi="Times New Roman" w:cs="Times New Roman"/>
        </w:rPr>
        <w:t>. Markus går dermed ut og plugger i bilen</w:t>
      </w:r>
      <w:r w:rsidR="006804FF" w:rsidRPr="00F00C8D">
        <w:rPr>
          <w:rFonts w:ascii="Times New Roman" w:eastAsia="Aptos" w:hAnsi="Times New Roman" w:cs="Times New Roman"/>
        </w:rPr>
        <w:t>.</w:t>
      </w:r>
    </w:p>
    <w:p w14:paraId="0C09F6BA" w14:textId="77777777" w:rsidR="00D23C36" w:rsidRPr="00F00C8D" w:rsidRDefault="00D23C36" w:rsidP="0007788F">
      <w:pPr>
        <w:spacing w:line="360" w:lineRule="auto"/>
        <w:rPr>
          <w:rFonts w:ascii="Times New Roman" w:eastAsiaTheme="majorEastAsia" w:hAnsi="Times New Roman" w:cs="Times New Roman"/>
          <w:sz w:val="40"/>
          <w:szCs w:val="40"/>
        </w:rPr>
      </w:pPr>
      <w:r w:rsidRPr="00F00C8D">
        <w:rPr>
          <w:rFonts w:ascii="Times New Roman" w:hAnsi="Times New Roman" w:cs="Times New Roman"/>
        </w:rPr>
        <w:br w:type="page"/>
      </w:r>
    </w:p>
    <w:p w14:paraId="2AF86767" w14:textId="3231A5C9" w:rsidR="00123B95" w:rsidRPr="00F00C8D" w:rsidRDefault="41786B38" w:rsidP="0007788F">
      <w:pPr>
        <w:pStyle w:val="Overskrift1"/>
        <w:spacing w:line="360" w:lineRule="auto"/>
        <w:jc w:val="center"/>
        <w:rPr>
          <w:rFonts w:ascii="Times New Roman" w:hAnsi="Times New Roman" w:cs="Times New Roman"/>
          <w:color w:val="auto"/>
        </w:rPr>
      </w:pPr>
      <w:bookmarkStart w:id="40" w:name="_Toc182951103"/>
      <w:bookmarkStart w:id="41" w:name="_Toc183172706"/>
      <w:r w:rsidRPr="00F00C8D">
        <w:rPr>
          <w:rFonts w:ascii="Times New Roman" w:hAnsi="Times New Roman" w:cs="Times New Roman"/>
          <w:color w:val="auto"/>
        </w:rPr>
        <w:lastRenderedPageBreak/>
        <w:t>Systemarkitektur</w:t>
      </w:r>
      <w:bookmarkEnd w:id="40"/>
      <w:bookmarkEnd w:id="41"/>
    </w:p>
    <w:p w14:paraId="465F5E64" w14:textId="77777777" w:rsidR="009131A4" w:rsidRPr="00F00C8D" w:rsidRDefault="009131A4" w:rsidP="0007788F">
      <w:pPr>
        <w:spacing w:line="360" w:lineRule="auto"/>
        <w:rPr>
          <w:rFonts w:ascii="Times New Roman" w:hAnsi="Times New Roman" w:cs="Times New Roman"/>
        </w:rPr>
      </w:pPr>
      <w:r w:rsidRPr="00F00C8D">
        <w:rPr>
          <w:rFonts w:ascii="Times New Roman" w:hAnsi="Times New Roman" w:cs="Times New Roman"/>
        </w:rPr>
        <w:t>Uansett hvor man jobber, er det alltid lurt med en god struktur, både for sin egen del, men også for andres del. Dette vil føre til bedre oversikt, enklere vedlikehold og mer effektivt samarbeid. En god systemarkitektur legger grunnlaget for å bygge robuste og skalerbare løsninger som kan vokse og tilpasses i takt med virksomhetens behov.</w:t>
      </w:r>
    </w:p>
    <w:p w14:paraId="63A4D37C" w14:textId="4A7400C2" w:rsidR="009131A4" w:rsidRPr="00F00C8D" w:rsidRDefault="002335CB" w:rsidP="0007788F">
      <w:pPr>
        <w:spacing w:line="360" w:lineRule="auto"/>
        <w:rPr>
          <w:rFonts w:ascii="Times New Roman" w:hAnsi="Times New Roman" w:cs="Times New Roman"/>
        </w:rPr>
      </w:pPr>
      <w:r w:rsidRPr="00F00C8D">
        <w:rPr>
          <w:rFonts w:ascii="Times New Roman" w:hAnsi="Times New Roman" w:cs="Times New Roman"/>
        </w:rPr>
        <w:t xml:space="preserve">Når man setter opp en systemarkitektur, bør man fokusere på flere </w:t>
      </w:r>
      <w:r w:rsidR="00585D8F" w:rsidRPr="00F00C8D">
        <w:rPr>
          <w:rFonts w:ascii="Times New Roman" w:hAnsi="Times New Roman" w:cs="Times New Roman"/>
        </w:rPr>
        <w:t>hoved</w:t>
      </w:r>
      <w:r w:rsidRPr="00F00C8D">
        <w:rPr>
          <w:rFonts w:ascii="Times New Roman" w:hAnsi="Times New Roman" w:cs="Times New Roman"/>
        </w:rPr>
        <w:t>prinsippe</w:t>
      </w:r>
      <w:r w:rsidR="0029559E" w:rsidRPr="00F00C8D">
        <w:rPr>
          <w:rFonts w:ascii="Times New Roman" w:hAnsi="Times New Roman" w:cs="Times New Roman"/>
        </w:rPr>
        <w:t>r</w:t>
      </w:r>
      <w:r w:rsidR="00904F14" w:rsidRPr="00F00C8D">
        <w:rPr>
          <w:rFonts w:ascii="Times New Roman" w:hAnsi="Times New Roman" w:cs="Times New Roman"/>
        </w:rPr>
        <w:t xml:space="preserve">, hvor disse er noen av dem: </w:t>
      </w:r>
    </w:p>
    <w:p w14:paraId="691D2CFF" w14:textId="4E34F7EA" w:rsidR="00904F14" w:rsidRPr="00F00C8D" w:rsidRDefault="00904F14" w:rsidP="0007788F">
      <w:pPr>
        <w:pStyle w:val="Listeavsnitt"/>
        <w:numPr>
          <w:ilvl w:val="0"/>
          <w:numId w:val="15"/>
        </w:numPr>
        <w:spacing w:line="360" w:lineRule="auto"/>
        <w:rPr>
          <w:rFonts w:ascii="Times New Roman" w:hAnsi="Times New Roman" w:cs="Times New Roman"/>
        </w:rPr>
      </w:pPr>
      <w:r w:rsidRPr="00F00C8D">
        <w:rPr>
          <w:rFonts w:ascii="Times New Roman" w:hAnsi="Times New Roman" w:cs="Times New Roman"/>
          <w:u w:val="single"/>
        </w:rPr>
        <w:t>Modularitet</w:t>
      </w:r>
      <w:r w:rsidRPr="00F00C8D">
        <w:rPr>
          <w:rFonts w:ascii="Times New Roman" w:hAnsi="Times New Roman" w:cs="Times New Roman"/>
        </w:rPr>
        <w:t>: Del gjerne opp systemet i mindre, selvstendige moduler/deler. Da blir det som regel enklere å forstå, teste og endre på</w:t>
      </w:r>
      <w:r w:rsidR="00261C10" w:rsidRPr="00F00C8D">
        <w:rPr>
          <w:rFonts w:ascii="Times New Roman" w:hAnsi="Times New Roman" w:cs="Times New Roman"/>
        </w:rPr>
        <w:t xml:space="preserve"> uten å påvirke hele løsninger.</w:t>
      </w:r>
    </w:p>
    <w:p w14:paraId="66BD5F69" w14:textId="75D63FFC" w:rsidR="00261C10" w:rsidRPr="00F00C8D" w:rsidRDefault="002679F8" w:rsidP="0007788F">
      <w:pPr>
        <w:pStyle w:val="Listeavsnitt"/>
        <w:numPr>
          <w:ilvl w:val="0"/>
          <w:numId w:val="15"/>
        </w:numPr>
        <w:spacing w:line="360" w:lineRule="auto"/>
        <w:rPr>
          <w:rFonts w:ascii="Times New Roman" w:hAnsi="Times New Roman" w:cs="Times New Roman"/>
        </w:rPr>
      </w:pPr>
      <w:proofErr w:type="spellStart"/>
      <w:r w:rsidRPr="00F00C8D">
        <w:rPr>
          <w:rFonts w:ascii="Times New Roman" w:hAnsi="Times New Roman" w:cs="Times New Roman"/>
          <w:u w:val="single"/>
        </w:rPr>
        <w:t>Skalerbarhet</w:t>
      </w:r>
      <w:proofErr w:type="spellEnd"/>
      <w:r w:rsidR="00261C10" w:rsidRPr="00F00C8D">
        <w:rPr>
          <w:rFonts w:ascii="Times New Roman" w:hAnsi="Times New Roman" w:cs="Times New Roman"/>
        </w:rPr>
        <w:t xml:space="preserve">: Arkitekturen bør kunne håndtere </w:t>
      </w:r>
      <w:r w:rsidR="00FF7ACF" w:rsidRPr="00F00C8D">
        <w:rPr>
          <w:rFonts w:ascii="Times New Roman" w:hAnsi="Times New Roman" w:cs="Times New Roman"/>
        </w:rPr>
        <w:t>å bli utvidet</w:t>
      </w:r>
      <w:r w:rsidR="00611171" w:rsidRPr="00F00C8D">
        <w:rPr>
          <w:rFonts w:ascii="Times New Roman" w:hAnsi="Times New Roman" w:cs="Times New Roman"/>
        </w:rPr>
        <w:t xml:space="preserve">. </w:t>
      </w:r>
      <w:proofErr w:type="spellStart"/>
      <w:r w:rsidR="00611171" w:rsidRPr="00F00C8D">
        <w:rPr>
          <w:rFonts w:ascii="Times New Roman" w:hAnsi="Times New Roman" w:cs="Times New Roman"/>
        </w:rPr>
        <w:t>Struktur</w:t>
      </w:r>
      <w:proofErr w:type="spellEnd"/>
      <w:r w:rsidR="00611171" w:rsidRPr="00F00C8D">
        <w:rPr>
          <w:rFonts w:ascii="Times New Roman" w:hAnsi="Times New Roman" w:cs="Times New Roman"/>
        </w:rPr>
        <w:t xml:space="preserve"> er derfor særdeles viktig å få på plass fra første stund, slik at man ikke må endre </w:t>
      </w:r>
      <w:r w:rsidR="00296212" w:rsidRPr="00F00C8D">
        <w:rPr>
          <w:rFonts w:ascii="Times New Roman" w:hAnsi="Times New Roman" w:cs="Times New Roman"/>
        </w:rPr>
        <w:t>på hele oppsettet ved senere utvidelse.</w:t>
      </w:r>
    </w:p>
    <w:p w14:paraId="49628A39" w14:textId="02F87605" w:rsidR="00611171" w:rsidRPr="00F00C8D" w:rsidRDefault="00CF48F2" w:rsidP="0007788F">
      <w:pPr>
        <w:pStyle w:val="Listeavsnitt"/>
        <w:numPr>
          <w:ilvl w:val="0"/>
          <w:numId w:val="15"/>
        </w:numPr>
        <w:spacing w:line="360" w:lineRule="auto"/>
        <w:rPr>
          <w:rFonts w:ascii="Times New Roman" w:hAnsi="Times New Roman" w:cs="Times New Roman"/>
        </w:rPr>
      </w:pPr>
      <w:r w:rsidRPr="00F00C8D">
        <w:rPr>
          <w:rFonts w:ascii="Times New Roman" w:hAnsi="Times New Roman" w:cs="Times New Roman"/>
          <w:u w:val="single"/>
        </w:rPr>
        <w:t>Robusthet</w:t>
      </w:r>
      <w:r w:rsidRPr="00F00C8D">
        <w:rPr>
          <w:rFonts w:ascii="Times New Roman" w:hAnsi="Times New Roman" w:cs="Times New Roman"/>
        </w:rPr>
        <w:t xml:space="preserve">: Systemet bør </w:t>
      </w:r>
      <w:r w:rsidR="00BA5FF9" w:rsidRPr="00F00C8D">
        <w:rPr>
          <w:rFonts w:ascii="Times New Roman" w:hAnsi="Times New Roman" w:cs="Times New Roman"/>
        </w:rPr>
        <w:t>tåle uventende situasjoner</w:t>
      </w:r>
      <w:r w:rsidR="009149EC" w:rsidRPr="00F00C8D">
        <w:rPr>
          <w:rFonts w:ascii="Times New Roman" w:hAnsi="Times New Roman" w:cs="Times New Roman"/>
        </w:rPr>
        <w:t>, og håndter</w:t>
      </w:r>
      <w:r w:rsidR="00154402" w:rsidRPr="00F00C8D">
        <w:rPr>
          <w:rFonts w:ascii="Times New Roman" w:hAnsi="Times New Roman" w:cs="Times New Roman"/>
        </w:rPr>
        <w:t xml:space="preserve"> disse på en god måte</w:t>
      </w:r>
      <w:r w:rsidR="00C74001" w:rsidRPr="00F00C8D">
        <w:rPr>
          <w:rFonts w:ascii="Times New Roman" w:hAnsi="Times New Roman" w:cs="Times New Roman"/>
        </w:rPr>
        <w:t>.</w:t>
      </w:r>
    </w:p>
    <w:p w14:paraId="33813418" w14:textId="35897CAF" w:rsidR="0069029E" w:rsidRPr="00F00C8D" w:rsidRDefault="00EE5FEA" w:rsidP="0007788F">
      <w:pPr>
        <w:pStyle w:val="Listeavsnitt"/>
        <w:numPr>
          <w:ilvl w:val="0"/>
          <w:numId w:val="15"/>
        </w:numPr>
        <w:spacing w:line="360" w:lineRule="auto"/>
        <w:rPr>
          <w:rFonts w:ascii="Times New Roman" w:hAnsi="Times New Roman" w:cs="Times New Roman"/>
        </w:rPr>
      </w:pPr>
      <w:r w:rsidRPr="00F00C8D">
        <w:rPr>
          <w:rFonts w:ascii="Times New Roman" w:hAnsi="Times New Roman" w:cs="Times New Roman"/>
          <w:u w:val="single"/>
        </w:rPr>
        <w:t>Brukervennlighet</w:t>
      </w:r>
      <w:r w:rsidR="007E15F2" w:rsidRPr="00F00C8D">
        <w:rPr>
          <w:rFonts w:ascii="Times New Roman" w:hAnsi="Times New Roman" w:cs="Times New Roman"/>
        </w:rPr>
        <w:t xml:space="preserve">: </w:t>
      </w:r>
      <w:r w:rsidR="003D1108" w:rsidRPr="00F00C8D">
        <w:rPr>
          <w:rFonts w:ascii="Times New Roman" w:hAnsi="Times New Roman" w:cs="Times New Roman"/>
        </w:rPr>
        <w:t xml:space="preserve">Strukturer og </w:t>
      </w:r>
      <w:r w:rsidR="008905E3" w:rsidRPr="00F00C8D">
        <w:rPr>
          <w:rFonts w:ascii="Times New Roman" w:hAnsi="Times New Roman" w:cs="Times New Roman"/>
        </w:rPr>
        <w:t>gjør utvikling på en brukervennlig måte</w:t>
      </w:r>
      <w:r w:rsidR="00697889" w:rsidRPr="00F00C8D">
        <w:rPr>
          <w:rFonts w:ascii="Times New Roman" w:hAnsi="Times New Roman" w:cs="Times New Roman"/>
        </w:rPr>
        <w:t xml:space="preserve">. </w:t>
      </w:r>
      <w:r w:rsidR="00FE69C5" w:rsidRPr="00F00C8D">
        <w:rPr>
          <w:rFonts w:ascii="Times New Roman" w:hAnsi="Times New Roman" w:cs="Times New Roman"/>
        </w:rPr>
        <w:t xml:space="preserve">Enkle, tydelige grensesnitt og godt dokumenterte prosesser </w:t>
      </w:r>
      <w:r w:rsidR="00EB39A9" w:rsidRPr="00F00C8D">
        <w:rPr>
          <w:rFonts w:ascii="Times New Roman" w:hAnsi="Times New Roman" w:cs="Times New Roman"/>
        </w:rPr>
        <w:t>er essensielt</w:t>
      </w:r>
      <w:r w:rsidR="005F432B" w:rsidRPr="00F00C8D">
        <w:rPr>
          <w:rFonts w:ascii="Times New Roman" w:hAnsi="Times New Roman" w:cs="Times New Roman"/>
        </w:rPr>
        <w:t>.</w:t>
      </w:r>
    </w:p>
    <w:p w14:paraId="3C7B210D" w14:textId="280A8C98" w:rsidR="00B109BD" w:rsidRPr="00F00C8D" w:rsidRDefault="00B109BD" w:rsidP="0007788F">
      <w:pPr>
        <w:pStyle w:val="Listeavsnitt"/>
        <w:numPr>
          <w:ilvl w:val="0"/>
          <w:numId w:val="15"/>
        </w:numPr>
        <w:spacing w:line="360" w:lineRule="auto"/>
        <w:rPr>
          <w:rFonts w:ascii="Times New Roman" w:hAnsi="Times New Roman" w:cs="Times New Roman"/>
        </w:rPr>
      </w:pPr>
      <w:r w:rsidRPr="00F00C8D">
        <w:rPr>
          <w:rFonts w:ascii="Times New Roman" w:hAnsi="Times New Roman" w:cs="Times New Roman"/>
          <w:u w:val="single"/>
        </w:rPr>
        <w:t>Sikkerhet</w:t>
      </w:r>
      <w:r w:rsidRPr="00F00C8D">
        <w:rPr>
          <w:rFonts w:ascii="Times New Roman" w:hAnsi="Times New Roman" w:cs="Times New Roman"/>
        </w:rPr>
        <w:t xml:space="preserve">: Systemet </w:t>
      </w:r>
      <w:r w:rsidR="000D78FC" w:rsidRPr="00F00C8D">
        <w:rPr>
          <w:rFonts w:ascii="Times New Roman" w:hAnsi="Times New Roman" w:cs="Times New Roman"/>
        </w:rPr>
        <w:t xml:space="preserve">bør bygges </w:t>
      </w:r>
      <w:r w:rsidR="003F1518" w:rsidRPr="00F00C8D">
        <w:rPr>
          <w:rFonts w:ascii="Times New Roman" w:hAnsi="Times New Roman" w:cs="Times New Roman"/>
        </w:rPr>
        <w:t>med tanke på datasikkerhet</w:t>
      </w:r>
      <w:r w:rsidR="0043171C" w:rsidRPr="00F00C8D">
        <w:rPr>
          <w:rFonts w:ascii="Times New Roman" w:hAnsi="Times New Roman" w:cs="Times New Roman"/>
        </w:rPr>
        <w:t xml:space="preserve">. </w:t>
      </w:r>
      <w:r w:rsidR="00BA2A23" w:rsidRPr="00F00C8D">
        <w:rPr>
          <w:rFonts w:ascii="Times New Roman" w:hAnsi="Times New Roman" w:cs="Times New Roman"/>
        </w:rPr>
        <w:t xml:space="preserve">Klarer man ikke å implementere sikre løsninger, er det bedre å </w:t>
      </w:r>
      <w:r w:rsidR="00D3718C" w:rsidRPr="00F00C8D">
        <w:rPr>
          <w:rFonts w:ascii="Times New Roman" w:hAnsi="Times New Roman" w:cs="Times New Roman"/>
        </w:rPr>
        <w:t>utelate disse.</w:t>
      </w:r>
    </w:p>
    <w:p w14:paraId="16CC9F73" w14:textId="09AD6959" w:rsidR="002949DC" w:rsidRPr="00F00C8D" w:rsidRDefault="002949DC" w:rsidP="0007788F">
      <w:pPr>
        <w:spacing w:line="360" w:lineRule="auto"/>
        <w:rPr>
          <w:rFonts w:ascii="Times New Roman" w:hAnsi="Times New Roman" w:cs="Times New Roman"/>
        </w:rPr>
      </w:pPr>
      <w:r w:rsidRPr="00F00C8D">
        <w:rPr>
          <w:rFonts w:ascii="Times New Roman" w:hAnsi="Times New Roman" w:cs="Times New Roman"/>
        </w:rPr>
        <w:t xml:space="preserve">Under </w:t>
      </w:r>
      <w:r w:rsidR="008C174A" w:rsidRPr="00F00C8D">
        <w:rPr>
          <w:rFonts w:ascii="Times New Roman" w:hAnsi="Times New Roman" w:cs="Times New Roman"/>
        </w:rPr>
        <w:t>finne</w:t>
      </w:r>
      <w:r w:rsidR="00585D8F" w:rsidRPr="00F00C8D">
        <w:rPr>
          <w:rFonts w:ascii="Times New Roman" w:hAnsi="Times New Roman" w:cs="Times New Roman"/>
        </w:rPr>
        <w:t>s</w:t>
      </w:r>
      <w:r w:rsidR="008C174A" w:rsidRPr="00F00C8D">
        <w:rPr>
          <w:rFonts w:ascii="Times New Roman" w:hAnsi="Times New Roman" w:cs="Times New Roman"/>
        </w:rPr>
        <w:t xml:space="preserve"> </w:t>
      </w:r>
      <w:r w:rsidR="00585D8F" w:rsidRPr="00F00C8D">
        <w:rPr>
          <w:rFonts w:ascii="Times New Roman" w:hAnsi="Times New Roman" w:cs="Times New Roman"/>
        </w:rPr>
        <w:t>det</w:t>
      </w:r>
      <w:r w:rsidR="008C174A" w:rsidRPr="00F00C8D">
        <w:rPr>
          <w:rFonts w:ascii="Times New Roman" w:hAnsi="Times New Roman" w:cs="Times New Roman"/>
        </w:rPr>
        <w:t xml:space="preserve"> mer detaljerte forklaringer og beskrivelser til hvordan </w:t>
      </w:r>
      <w:r w:rsidR="00250129" w:rsidRPr="00F00C8D">
        <w:rPr>
          <w:rFonts w:ascii="Times New Roman" w:hAnsi="Times New Roman" w:cs="Times New Roman"/>
        </w:rPr>
        <w:t xml:space="preserve">man bør strukturere </w:t>
      </w:r>
      <w:r w:rsidR="000E32D9" w:rsidRPr="00F00C8D">
        <w:rPr>
          <w:rFonts w:ascii="Times New Roman" w:hAnsi="Times New Roman" w:cs="Times New Roman"/>
        </w:rPr>
        <w:t>ulike arbeidsområder</w:t>
      </w:r>
      <w:r w:rsidR="00BC7698" w:rsidRPr="00F00C8D">
        <w:rPr>
          <w:rFonts w:ascii="Times New Roman" w:hAnsi="Times New Roman" w:cs="Times New Roman"/>
        </w:rPr>
        <w:t xml:space="preserve"> </w:t>
      </w:r>
      <w:r w:rsidR="0088607A" w:rsidRPr="00F00C8D">
        <w:rPr>
          <w:rFonts w:ascii="Times New Roman" w:hAnsi="Times New Roman" w:cs="Times New Roman"/>
        </w:rPr>
        <w:t>slik at man også</w:t>
      </w:r>
      <w:r w:rsidR="009107CD" w:rsidRPr="00F00C8D">
        <w:rPr>
          <w:rFonts w:ascii="Times New Roman" w:hAnsi="Times New Roman" w:cs="Times New Roman"/>
        </w:rPr>
        <w:t xml:space="preserve"> følger prinsippene over.</w:t>
      </w:r>
    </w:p>
    <w:p w14:paraId="29A08789" w14:textId="77777777" w:rsidR="005C29C4" w:rsidRPr="00F00C8D" w:rsidRDefault="005C29C4" w:rsidP="0007788F">
      <w:pPr>
        <w:spacing w:line="360" w:lineRule="auto"/>
        <w:rPr>
          <w:rFonts w:ascii="Times New Roman" w:hAnsi="Times New Roman" w:cs="Times New Roman"/>
        </w:rPr>
      </w:pPr>
    </w:p>
    <w:p w14:paraId="50BEE4DB" w14:textId="5A4E9A18" w:rsidR="005D6B65" w:rsidRPr="00F00C8D" w:rsidRDefault="00507239" w:rsidP="0007788F">
      <w:pPr>
        <w:pStyle w:val="Overskrift2"/>
        <w:spacing w:line="360" w:lineRule="auto"/>
        <w:rPr>
          <w:rFonts w:ascii="Times New Roman" w:hAnsi="Times New Roman" w:cs="Times New Roman"/>
          <w:color w:val="auto"/>
        </w:rPr>
      </w:pPr>
      <w:bookmarkStart w:id="42" w:name="_Toc183172707"/>
      <w:r w:rsidRPr="00F00C8D">
        <w:rPr>
          <w:rFonts w:ascii="Times New Roman" w:hAnsi="Times New Roman" w:cs="Times New Roman"/>
          <w:color w:val="auto"/>
        </w:rPr>
        <w:t>GitHub:</w:t>
      </w:r>
      <w:bookmarkEnd w:id="42"/>
    </w:p>
    <w:p w14:paraId="7A7DD4F3" w14:textId="6E4852AF" w:rsidR="007D3C18" w:rsidRPr="00F00C8D" w:rsidRDefault="00AE2C4E" w:rsidP="0007788F">
      <w:pPr>
        <w:pStyle w:val="Listeavsnitt"/>
        <w:numPr>
          <w:ilvl w:val="0"/>
          <w:numId w:val="16"/>
        </w:numPr>
        <w:spacing w:line="360" w:lineRule="auto"/>
        <w:rPr>
          <w:rFonts w:ascii="Times New Roman" w:hAnsi="Times New Roman" w:cs="Times New Roman"/>
        </w:rPr>
      </w:pPr>
      <w:r w:rsidRPr="00F00C8D">
        <w:rPr>
          <w:rFonts w:ascii="Times New Roman" w:hAnsi="Times New Roman" w:cs="Times New Roman"/>
        </w:rPr>
        <w:t>Bruk av grener (</w:t>
      </w:r>
      <w:proofErr w:type="spellStart"/>
      <w:r w:rsidRPr="00F00C8D">
        <w:rPr>
          <w:rFonts w:ascii="Times New Roman" w:hAnsi="Times New Roman" w:cs="Times New Roman"/>
        </w:rPr>
        <w:t>branches</w:t>
      </w:r>
      <w:proofErr w:type="spellEnd"/>
      <w:r w:rsidRPr="00F00C8D">
        <w:rPr>
          <w:rFonts w:ascii="Times New Roman" w:hAnsi="Times New Roman" w:cs="Times New Roman"/>
        </w:rPr>
        <w:t>): Ved å opprette dedikerte grener for ulike deler av prosjektet</w:t>
      </w:r>
      <w:r w:rsidR="00094BBF" w:rsidRPr="00F00C8D">
        <w:rPr>
          <w:rFonts w:ascii="Times New Roman" w:hAnsi="Times New Roman" w:cs="Times New Roman"/>
        </w:rPr>
        <w:t>; eksempelvis ulike funksjoner</w:t>
      </w:r>
      <w:r w:rsidR="000758C9" w:rsidRPr="00F00C8D">
        <w:rPr>
          <w:rFonts w:ascii="Times New Roman" w:hAnsi="Times New Roman" w:cs="Times New Roman"/>
        </w:rPr>
        <w:t xml:space="preserve"> eller ulike seksjoner av en </w:t>
      </w:r>
      <w:r w:rsidR="00A65F11" w:rsidRPr="00F00C8D">
        <w:rPr>
          <w:rFonts w:ascii="Times New Roman" w:hAnsi="Times New Roman" w:cs="Times New Roman"/>
        </w:rPr>
        <w:t>applikasjon</w:t>
      </w:r>
      <w:r w:rsidR="00B349B8" w:rsidRPr="00F00C8D">
        <w:rPr>
          <w:rFonts w:ascii="Times New Roman" w:hAnsi="Times New Roman" w:cs="Times New Roman"/>
        </w:rPr>
        <w:t xml:space="preserve">, </w:t>
      </w:r>
      <w:r w:rsidR="00D71693" w:rsidRPr="00F00C8D">
        <w:rPr>
          <w:rFonts w:ascii="Times New Roman" w:hAnsi="Times New Roman" w:cs="Times New Roman"/>
        </w:rPr>
        <w:t xml:space="preserve">vil det være enklere å spore endringer, fordele arbeidsoppgaver, </w:t>
      </w:r>
      <w:r w:rsidR="00ED7656" w:rsidRPr="00F00C8D">
        <w:rPr>
          <w:rFonts w:ascii="Times New Roman" w:hAnsi="Times New Roman" w:cs="Times New Roman"/>
        </w:rPr>
        <w:t>og eventuelt gå tilbake, hvis noe ble feil.</w:t>
      </w:r>
      <w:r w:rsidR="007333DB" w:rsidRPr="00F00C8D">
        <w:rPr>
          <w:rFonts w:ascii="Times New Roman" w:hAnsi="Times New Roman" w:cs="Times New Roman"/>
        </w:rPr>
        <w:t xml:space="preserve"> Det vil også </w:t>
      </w:r>
      <w:r w:rsidR="00CE3FCA" w:rsidRPr="00F00C8D">
        <w:rPr>
          <w:rFonts w:ascii="Times New Roman" w:hAnsi="Times New Roman" w:cs="Times New Roman"/>
        </w:rPr>
        <w:t>være en sikkerhet for andre medlemmer i prosjektet, at man ikke overskriver hverandre.</w:t>
      </w:r>
    </w:p>
    <w:p w14:paraId="3704FA40" w14:textId="6112D99E" w:rsidR="00E22E21" w:rsidRPr="00F00C8D" w:rsidRDefault="00E22E21" w:rsidP="0007788F">
      <w:pPr>
        <w:pStyle w:val="Listeavsnitt"/>
        <w:numPr>
          <w:ilvl w:val="0"/>
          <w:numId w:val="16"/>
        </w:numPr>
        <w:spacing w:line="360" w:lineRule="auto"/>
        <w:rPr>
          <w:rFonts w:ascii="Times New Roman" w:hAnsi="Times New Roman" w:cs="Times New Roman"/>
        </w:rPr>
      </w:pPr>
      <w:r w:rsidRPr="00F00C8D">
        <w:rPr>
          <w:rFonts w:ascii="Times New Roman" w:hAnsi="Times New Roman" w:cs="Times New Roman"/>
        </w:rPr>
        <w:t xml:space="preserve">Meningsfulle </w:t>
      </w:r>
      <w:proofErr w:type="spellStart"/>
      <w:r w:rsidRPr="00F00C8D">
        <w:rPr>
          <w:rFonts w:ascii="Times New Roman" w:hAnsi="Times New Roman" w:cs="Times New Roman"/>
        </w:rPr>
        <w:t>commit</w:t>
      </w:r>
      <w:proofErr w:type="spellEnd"/>
      <w:r w:rsidRPr="00F00C8D">
        <w:rPr>
          <w:rFonts w:ascii="Times New Roman" w:hAnsi="Times New Roman" w:cs="Times New Roman"/>
        </w:rPr>
        <w:t>-meldinger:</w:t>
      </w:r>
      <w:r w:rsidR="00C63C00" w:rsidRPr="00F00C8D">
        <w:rPr>
          <w:rFonts w:ascii="Times New Roman" w:hAnsi="Times New Roman" w:cs="Times New Roman"/>
        </w:rPr>
        <w:t xml:space="preserve"> Ved å skrive korte og presise meldinger som beskriver hva som ble endret og hvorfor, er det veldig enkelt for alle å skjønne hvorfor endringene ble gjort.</w:t>
      </w:r>
      <w:r w:rsidR="006263D7" w:rsidRPr="00F00C8D">
        <w:rPr>
          <w:rFonts w:ascii="Times New Roman" w:hAnsi="Times New Roman" w:cs="Times New Roman"/>
        </w:rPr>
        <w:t xml:space="preserve"> </w:t>
      </w:r>
      <w:r w:rsidR="00332F11" w:rsidRPr="00F00C8D">
        <w:rPr>
          <w:rFonts w:ascii="Times New Roman" w:hAnsi="Times New Roman" w:cs="Times New Roman"/>
        </w:rPr>
        <w:t>Dette</w:t>
      </w:r>
      <w:r w:rsidR="00C525D8" w:rsidRPr="00F00C8D">
        <w:rPr>
          <w:rFonts w:ascii="Times New Roman" w:hAnsi="Times New Roman" w:cs="Times New Roman"/>
        </w:rPr>
        <w:t xml:space="preserve"> vil gjøre </w:t>
      </w:r>
      <w:r w:rsidR="0045741B" w:rsidRPr="00F00C8D">
        <w:rPr>
          <w:rFonts w:ascii="Times New Roman" w:hAnsi="Times New Roman" w:cs="Times New Roman"/>
        </w:rPr>
        <w:t xml:space="preserve">det enklere for alle </w:t>
      </w:r>
      <w:r w:rsidR="00300031" w:rsidRPr="00F00C8D">
        <w:rPr>
          <w:rFonts w:ascii="Times New Roman" w:hAnsi="Times New Roman" w:cs="Times New Roman"/>
        </w:rPr>
        <w:t>å lese og forså i etterkant.</w:t>
      </w:r>
    </w:p>
    <w:p w14:paraId="6FB672AE" w14:textId="5FACC288" w:rsidR="00AD2AB1" w:rsidRPr="00F00C8D" w:rsidRDefault="00C904F7" w:rsidP="0007788F">
      <w:pPr>
        <w:pStyle w:val="Listeavsnitt"/>
        <w:numPr>
          <w:ilvl w:val="0"/>
          <w:numId w:val="16"/>
        </w:numPr>
        <w:spacing w:line="360" w:lineRule="auto"/>
        <w:rPr>
          <w:rFonts w:ascii="Times New Roman" w:hAnsi="Times New Roman" w:cs="Times New Roman"/>
        </w:rPr>
      </w:pPr>
      <w:r w:rsidRPr="00F00C8D">
        <w:rPr>
          <w:rFonts w:ascii="Times New Roman" w:hAnsi="Times New Roman" w:cs="Times New Roman"/>
        </w:rPr>
        <w:lastRenderedPageBreak/>
        <w:t xml:space="preserve">Pull </w:t>
      </w:r>
      <w:proofErr w:type="spellStart"/>
      <w:r w:rsidRPr="00F00C8D">
        <w:rPr>
          <w:rFonts w:ascii="Times New Roman" w:hAnsi="Times New Roman" w:cs="Times New Roman"/>
        </w:rPr>
        <w:t>requests</w:t>
      </w:r>
      <w:proofErr w:type="spellEnd"/>
      <w:r w:rsidRPr="00F00C8D">
        <w:rPr>
          <w:rFonts w:ascii="Times New Roman" w:hAnsi="Times New Roman" w:cs="Times New Roman"/>
        </w:rPr>
        <w:t xml:space="preserve">: Opprett gjerne pull </w:t>
      </w:r>
      <w:proofErr w:type="spellStart"/>
      <w:r w:rsidRPr="00F00C8D">
        <w:rPr>
          <w:rFonts w:ascii="Times New Roman" w:hAnsi="Times New Roman" w:cs="Times New Roman"/>
        </w:rPr>
        <w:t>requests</w:t>
      </w:r>
      <w:proofErr w:type="spellEnd"/>
      <w:r w:rsidRPr="00F00C8D">
        <w:rPr>
          <w:rFonts w:ascii="Times New Roman" w:hAnsi="Times New Roman" w:cs="Times New Roman"/>
        </w:rPr>
        <w:t xml:space="preserve"> </w:t>
      </w:r>
      <w:r w:rsidR="00963E2B" w:rsidRPr="00F00C8D">
        <w:rPr>
          <w:rFonts w:ascii="Times New Roman" w:hAnsi="Times New Roman" w:cs="Times New Roman"/>
        </w:rPr>
        <w:t xml:space="preserve">og ta </w:t>
      </w:r>
      <w:r w:rsidR="00DE2FF0" w:rsidRPr="00F00C8D">
        <w:rPr>
          <w:rFonts w:ascii="Times New Roman" w:hAnsi="Times New Roman" w:cs="Times New Roman"/>
        </w:rPr>
        <w:t>imot</w:t>
      </w:r>
      <w:r w:rsidR="00963E2B" w:rsidRPr="00F00C8D">
        <w:rPr>
          <w:rFonts w:ascii="Times New Roman" w:hAnsi="Times New Roman" w:cs="Times New Roman"/>
        </w:rPr>
        <w:t xml:space="preserve"> tilbakemeldinger fra andre medlemmer</w:t>
      </w:r>
      <w:r w:rsidR="00BF3FC7" w:rsidRPr="00F00C8D">
        <w:rPr>
          <w:rFonts w:ascii="Times New Roman" w:hAnsi="Times New Roman" w:cs="Times New Roman"/>
        </w:rPr>
        <w:t xml:space="preserve"> for å sikre at kvaliteten på koden er </w:t>
      </w:r>
      <w:r w:rsidR="002405AB" w:rsidRPr="00F00C8D">
        <w:rPr>
          <w:rFonts w:ascii="Times New Roman" w:hAnsi="Times New Roman" w:cs="Times New Roman"/>
        </w:rPr>
        <w:t xml:space="preserve">til alles standard før den </w:t>
      </w:r>
      <w:r w:rsidR="00FF3718" w:rsidRPr="00F00C8D">
        <w:rPr>
          <w:rFonts w:ascii="Times New Roman" w:hAnsi="Times New Roman" w:cs="Times New Roman"/>
        </w:rPr>
        <w:t>slås sammen med noe annet.</w:t>
      </w:r>
    </w:p>
    <w:p w14:paraId="12C3DFB8" w14:textId="77777777" w:rsidR="00507239" w:rsidRPr="00F00C8D" w:rsidRDefault="00507239" w:rsidP="0007788F">
      <w:pPr>
        <w:spacing w:line="360" w:lineRule="auto"/>
        <w:rPr>
          <w:rFonts w:ascii="Times New Roman" w:hAnsi="Times New Roman" w:cs="Times New Roman"/>
          <w:lang w:val="en-US"/>
        </w:rPr>
      </w:pPr>
    </w:p>
    <w:p w14:paraId="6D619DFF" w14:textId="3C01959A" w:rsidR="00630E28" w:rsidRPr="00F00C8D" w:rsidRDefault="00507239" w:rsidP="0007788F">
      <w:pPr>
        <w:pStyle w:val="Overskrift2"/>
        <w:spacing w:line="360" w:lineRule="auto"/>
        <w:rPr>
          <w:rFonts w:ascii="Times New Roman" w:hAnsi="Times New Roman" w:cs="Times New Roman"/>
          <w:color w:val="auto"/>
        </w:rPr>
      </w:pPr>
      <w:bookmarkStart w:id="43" w:name="_Toc183172708"/>
      <w:r w:rsidRPr="00F00C8D">
        <w:rPr>
          <w:rFonts w:ascii="Times New Roman" w:hAnsi="Times New Roman" w:cs="Times New Roman"/>
          <w:color w:val="auto"/>
        </w:rPr>
        <w:t>Mappestruktur</w:t>
      </w:r>
      <w:bookmarkEnd w:id="43"/>
    </w:p>
    <w:p w14:paraId="3A990594" w14:textId="7C3E4E82" w:rsidR="00507239" w:rsidRPr="00F00C8D" w:rsidRDefault="00630E28" w:rsidP="0007788F">
      <w:pPr>
        <w:spacing w:line="360" w:lineRule="auto"/>
        <w:rPr>
          <w:rFonts w:ascii="Times New Roman" w:hAnsi="Times New Roman" w:cs="Times New Roman"/>
        </w:rPr>
      </w:pPr>
      <w:r w:rsidRPr="00F00C8D">
        <w:rPr>
          <w:rFonts w:ascii="Times New Roman" w:hAnsi="Times New Roman" w:cs="Times New Roman"/>
        </w:rPr>
        <w:t xml:space="preserve">Mappestruktur </w:t>
      </w:r>
      <w:r w:rsidR="006942DC" w:rsidRPr="00F00C8D">
        <w:rPr>
          <w:rFonts w:ascii="Times New Roman" w:hAnsi="Times New Roman" w:cs="Times New Roman"/>
        </w:rPr>
        <w:t>er ofte prikken over i-en når det kommer til brukervennlighet og organisering av et prosjekt. En godt definert mappestruktur gir utviklere en intuitiv oversikt over prosjektet og gjør det enklere å finne, vedlikeholde og oppdatere kodebasen.</w:t>
      </w:r>
    </w:p>
    <w:p w14:paraId="5D702B77" w14:textId="65C34EFF" w:rsidR="00A870F8" w:rsidRPr="00F00C8D" w:rsidRDefault="00A870F8" w:rsidP="0007788F">
      <w:pPr>
        <w:spacing w:line="360" w:lineRule="auto"/>
        <w:rPr>
          <w:rFonts w:ascii="Times New Roman" w:hAnsi="Times New Roman" w:cs="Times New Roman"/>
        </w:rPr>
      </w:pPr>
      <w:r w:rsidRPr="00F00C8D">
        <w:rPr>
          <w:rFonts w:ascii="Times New Roman" w:hAnsi="Times New Roman" w:cs="Times New Roman"/>
        </w:rPr>
        <w:t xml:space="preserve">Det er ingen fasit på hvordan </w:t>
      </w:r>
      <w:r w:rsidR="00F849CE" w:rsidRPr="00F00C8D">
        <w:rPr>
          <w:rFonts w:ascii="Times New Roman" w:hAnsi="Times New Roman" w:cs="Times New Roman"/>
        </w:rPr>
        <w:t xml:space="preserve">mapper og filer skal struktureres, men man bør </w:t>
      </w:r>
      <w:r w:rsidR="009611F1" w:rsidRPr="00F00C8D">
        <w:rPr>
          <w:rFonts w:ascii="Times New Roman" w:hAnsi="Times New Roman" w:cs="Times New Roman"/>
        </w:rPr>
        <w:t xml:space="preserve">legge filer med samme formål og overordnet betydning i samme mappe, og </w:t>
      </w:r>
      <w:r w:rsidR="00CB4761" w:rsidRPr="00F00C8D">
        <w:rPr>
          <w:rFonts w:ascii="Times New Roman" w:hAnsi="Times New Roman" w:cs="Times New Roman"/>
        </w:rPr>
        <w:t>differensiere</w:t>
      </w:r>
      <w:r w:rsidR="009611F1" w:rsidRPr="00F00C8D">
        <w:rPr>
          <w:rFonts w:ascii="Times New Roman" w:hAnsi="Times New Roman" w:cs="Times New Roman"/>
        </w:rPr>
        <w:t xml:space="preserve"> disse fra </w:t>
      </w:r>
      <w:r w:rsidR="00297F78" w:rsidRPr="00F00C8D">
        <w:rPr>
          <w:rFonts w:ascii="Times New Roman" w:hAnsi="Times New Roman" w:cs="Times New Roman"/>
        </w:rPr>
        <w:t>filer med andre formål</w:t>
      </w:r>
      <w:r w:rsidR="00CB4761" w:rsidRPr="00F00C8D">
        <w:rPr>
          <w:rFonts w:ascii="Times New Roman" w:hAnsi="Times New Roman" w:cs="Times New Roman"/>
        </w:rPr>
        <w:t xml:space="preserve">. Eksempelvis i </w:t>
      </w:r>
      <w:r w:rsidR="0066609D" w:rsidRPr="00F00C8D">
        <w:rPr>
          <w:rFonts w:ascii="Times New Roman" w:hAnsi="Times New Roman" w:cs="Times New Roman"/>
        </w:rPr>
        <w:t>f</w:t>
      </w:r>
      <w:r w:rsidR="00CB4761" w:rsidRPr="00F00C8D">
        <w:rPr>
          <w:rFonts w:ascii="Times New Roman" w:hAnsi="Times New Roman" w:cs="Times New Roman"/>
        </w:rPr>
        <w:t>ront-</w:t>
      </w:r>
      <w:r w:rsidR="0066609D" w:rsidRPr="00F00C8D">
        <w:rPr>
          <w:rFonts w:ascii="Times New Roman" w:hAnsi="Times New Roman" w:cs="Times New Roman"/>
        </w:rPr>
        <w:t>e</w:t>
      </w:r>
      <w:r w:rsidR="00CB4761" w:rsidRPr="00F00C8D">
        <w:rPr>
          <w:rFonts w:ascii="Times New Roman" w:hAnsi="Times New Roman" w:cs="Times New Roman"/>
        </w:rPr>
        <w:t>nd bør man ha en egen mappe til «</w:t>
      </w:r>
      <w:proofErr w:type="spellStart"/>
      <w:r w:rsidR="00CB4761" w:rsidRPr="00F00C8D">
        <w:rPr>
          <w:rFonts w:ascii="Times New Roman" w:hAnsi="Times New Roman" w:cs="Times New Roman"/>
        </w:rPr>
        <w:t>assets</w:t>
      </w:r>
      <w:proofErr w:type="spellEnd"/>
      <w:r w:rsidR="00CB4761" w:rsidRPr="00F00C8D">
        <w:rPr>
          <w:rFonts w:ascii="Times New Roman" w:hAnsi="Times New Roman" w:cs="Times New Roman"/>
        </w:rPr>
        <w:t xml:space="preserve">», altså en mappe som inneholder bilder </w:t>
      </w:r>
      <w:r w:rsidR="002861F1" w:rsidRPr="00F00C8D">
        <w:rPr>
          <w:rFonts w:ascii="Times New Roman" w:hAnsi="Times New Roman" w:cs="Times New Roman"/>
        </w:rPr>
        <w:t>og ekstrainnhold</w:t>
      </w:r>
      <w:r w:rsidR="005405FB" w:rsidRPr="00F00C8D">
        <w:rPr>
          <w:rFonts w:ascii="Times New Roman" w:hAnsi="Times New Roman" w:cs="Times New Roman"/>
        </w:rPr>
        <w:t xml:space="preserve">, som igjen legges unna </w:t>
      </w:r>
      <w:r w:rsidR="009C3FC0" w:rsidRPr="00F00C8D">
        <w:rPr>
          <w:rFonts w:ascii="Times New Roman" w:hAnsi="Times New Roman" w:cs="Times New Roman"/>
        </w:rPr>
        <w:t>andre filer som ikke ansees som «</w:t>
      </w:r>
      <w:proofErr w:type="spellStart"/>
      <w:r w:rsidR="009C3FC0" w:rsidRPr="00F00C8D">
        <w:rPr>
          <w:rFonts w:ascii="Times New Roman" w:hAnsi="Times New Roman" w:cs="Times New Roman"/>
        </w:rPr>
        <w:t>assets</w:t>
      </w:r>
      <w:proofErr w:type="spellEnd"/>
      <w:r w:rsidR="009C3FC0" w:rsidRPr="00F00C8D">
        <w:rPr>
          <w:rFonts w:ascii="Times New Roman" w:hAnsi="Times New Roman" w:cs="Times New Roman"/>
        </w:rPr>
        <w:t>»</w:t>
      </w:r>
      <w:r w:rsidR="000C15B8" w:rsidRPr="00F00C8D">
        <w:rPr>
          <w:rFonts w:ascii="Times New Roman" w:hAnsi="Times New Roman" w:cs="Times New Roman"/>
        </w:rPr>
        <w:t xml:space="preserve">. </w:t>
      </w:r>
      <w:r w:rsidR="00CF73FB" w:rsidRPr="00F00C8D">
        <w:rPr>
          <w:rFonts w:ascii="Times New Roman" w:hAnsi="Times New Roman" w:cs="Times New Roman"/>
        </w:rPr>
        <w:t xml:space="preserve">I </w:t>
      </w:r>
      <w:r w:rsidR="0066609D" w:rsidRPr="00F00C8D">
        <w:rPr>
          <w:rFonts w:ascii="Times New Roman" w:hAnsi="Times New Roman" w:cs="Times New Roman"/>
        </w:rPr>
        <w:t>b</w:t>
      </w:r>
      <w:r w:rsidR="00CF73FB" w:rsidRPr="00F00C8D">
        <w:rPr>
          <w:rFonts w:ascii="Times New Roman" w:hAnsi="Times New Roman" w:cs="Times New Roman"/>
        </w:rPr>
        <w:t>ack-</w:t>
      </w:r>
      <w:r w:rsidR="0066609D" w:rsidRPr="00F00C8D">
        <w:rPr>
          <w:rFonts w:ascii="Times New Roman" w:hAnsi="Times New Roman" w:cs="Times New Roman"/>
        </w:rPr>
        <w:t>e</w:t>
      </w:r>
      <w:r w:rsidR="00CF73FB" w:rsidRPr="00F00C8D">
        <w:rPr>
          <w:rFonts w:ascii="Times New Roman" w:hAnsi="Times New Roman" w:cs="Times New Roman"/>
        </w:rPr>
        <w:t>nd bør man differensiere på ulike</w:t>
      </w:r>
      <w:r w:rsidR="00360EC4" w:rsidRPr="00F00C8D">
        <w:rPr>
          <w:rFonts w:ascii="Times New Roman" w:hAnsi="Times New Roman" w:cs="Times New Roman"/>
        </w:rPr>
        <w:t xml:space="preserve"> klasser</w:t>
      </w:r>
      <w:r w:rsidR="0066609D" w:rsidRPr="00F00C8D">
        <w:rPr>
          <w:rFonts w:ascii="Times New Roman" w:hAnsi="Times New Roman" w:cs="Times New Roman"/>
        </w:rPr>
        <w:t>, og avgrense tester fra klasser, slik at disse ikke blandes.</w:t>
      </w:r>
      <w:r w:rsidR="009C3FC0" w:rsidRPr="00F00C8D">
        <w:rPr>
          <w:rFonts w:ascii="Times New Roman" w:hAnsi="Times New Roman" w:cs="Times New Roman"/>
        </w:rPr>
        <w:t xml:space="preserve"> Man bør</w:t>
      </w:r>
      <w:r w:rsidR="00A95182" w:rsidRPr="00F00C8D">
        <w:rPr>
          <w:rFonts w:ascii="Times New Roman" w:hAnsi="Times New Roman" w:cs="Times New Roman"/>
        </w:rPr>
        <w:t xml:space="preserve"> også samle klasser/funksjoner </w:t>
      </w:r>
      <w:r w:rsidR="00DB53C3" w:rsidRPr="00F00C8D">
        <w:rPr>
          <w:rFonts w:ascii="Times New Roman" w:hAnsi="Times New Roman" w:cs="Times New Roman"/>
        </w:rPr>
        <w:t>som tilhører samme kategori for bedre oversikt.</w:t>
      </w:r>
    </w:p>
    <w:p w14:paraId="36FD54E9" w14:textId="46EA4489" w:rsidR="00C46466" w:rsidRPr="00F00C8D" w:rsidRDefault="00D2449F" w:rsidP="0007788F">
      <w:pPr>
        <w:spacing w:line="360" w:lineRule="auto"/>
        <w:rPr>
          <w:rFonts w:ascii="Times New Roman" w:hAnsi="Times New Roman" w:cs="Times New Roman"/>
        </w:rPr>
      </w:pPr>
      <w:r w:rsidRPr="00F00C8D">
        <w:rPr>
          <w:rFonts w:ascii="Times New Roman" w:hAnsi="Times New Roman" w:cs="Times New Roman"/>
        </w:rPr>
        <w:t xml:space="preserve">Ved å ha en god mappestruktur </w:t>
      </w:r>
      <w:r w:rsidR="0080527E" w:rsidRPr="00F00C8D">
        <w:rPr>
          <w:rFonts w:ascii="Times New Roman" w:hAnsi="Times New Roman" w:cs="Times New Roman"/>
        </w:rPr>
        <w:t xml:space="preserve">er det ikke uvanlig at man opplever </w:t>
      </w:r>
      <w:r w:rsidR="00990F74" w:rsidRPr="00F00C8D">
        <w:rPr>
          <w:rFonts w:ascii="Times New Roman" w:hAnsi="Times New Roman" w:cs="Times New Roman"/>
        </w:rPr>
        <w:t xml:space="preserve">økt produktivitet, ettersom alle vet hvor </w:t>
      </w:r>
      <w:r w:rsidR="005C0504" w:rsidRPr="00F00C8D">
        <w:rPr>
          <w:rFonts w:ascii="Times New Roman" w:hAnsi="Times New Roman" w:cs="Times New Roman"/>
        </w:rPr>
        <w:t xml:space="preserve">man skal legge ulike filer, og alle vet hvor man finner filene. I tillegg </w:t>
      </w:r>
      <w:r w:rsidR="00720EAC" w:rsidRPr="00F00C8D">
        <w:rPr>
          <w:rFonts w:ascii="Times New Roman" w:hAnsi="Times New Roman" w:cs="Times New Roman"/>
        </w:rPr>
        <w:t>vil vedlikehold være enklere</w:t>
      </w:r>
      <w:r w:rsidR="00BC1899" w:rsidRPr="00F00C8D">
        <w:rPr>
          <w:rFonts w:ascii="Times New Roman" w:hAnsi="Times New Roman" w:cs="Times New Roman"/>
        </w:rPr>
        <w:t>.</w:t>
      </w:r>
      <w:r w:rsidR="002D4152" w:rsidRPr="00F00C8D">
        <w:rPr>
          <w:rFonts w:ascii="Times New Roman" w:hAnsi="Times New Roman" w:cs="Times New Roman"/>
        </w:rPr>
        <w:t xml:space="preserve"> </w:t>
      </w:r>
      <w:r w:rsidR="00BC1899" w:rsidRPr="00F00C8D">
        <w:rPr>
          <w:rFonts w:ascii="Times New Roman" w:hAnsi="Times New Roman" w:cs="Times New Roman"/>
        </w:rPr>
        <w:t xml:space="preserve">Med en klar inndeling, vil det lede til færre </w:t>
      </w:r>
      <w:r w:rsidR="006B5E5E" w:rsidRPr="00F00C8D">
        <w:rPr>
          <w:rFonts w:ascii="Times New Roman" w:hAnsi="Times New Roman" w:cs="Times New Roman"/>
        </w:rPr>
        <w:t xml:space="preserve">forandringer som minsker risikoen for å ødelegge noe. </w:t>
      </w:r>
      <w:r w:rsidR="002D4152" w:rsidRPr="00F00C8D">
        <w:rPr>
          <w:rFonts w:ascii="Times New Roman" w:hAnsi="Times New Roman" w:cs="Times New Roman"/>
        </w:rPr>
        <w:t xml:space="preserve">Til slutt legger en god mappestruktur et godt grunnlag for videre </w:t>
      </w:r>
      <w:proofErr w:type="spellStart"/>
      <w:r w:rsidR="002D4152" w:rsidRPr="00F00C8D">
        <w:rPr>
          <w:rFonts w:ascii="Times New Roman" w:hAnsi="Times New Roman" w:cs="Times New Roman"/>
        </w:rPr>
        <w:t>skalerbarhet</w:t>
      </w:r>
      <w:proofErr w:type="spellEnd"/>
      <w:r w:rsidR="002D4152" w:rsidRPr="00F00C8D">
        <w:rPr>
          <w:rFonts w:ascii="Times New Roman" w:hAnsi="Times New Roman" w:cs="Times New Roman"/>
        </w:rPr>
        <w:t xml:space="preserve"> og utvikling, ettersom strukturen allerede er på plass</w:t>
      </w:r>
      <w:r w:rsidR="00C342CE" w:rsidRPr="00F00C8D">
        <w:rPr>
          <w:rFonts w:ascii="Times New Roman" w:hAnsi="Times New Roman" w:cs="Times New Roman"/>
        </w:rPr>
        <w:t xml:space="preserve">, og </w:t>
      </w:r>
      <w:r w:rsidR="00E940AD" w:rsidRPr="00F00C8D">
        <w:rPr>
          <w:rFonts w:ascii="Times New Roman" w:hAnsi="Times New Roman" w:cs="Times New Roman"/>
        </w:rPr>
        <w:t>prosjektet kan derfor vokse uten å bli uoversiktlig</w:t>
      </w:r>
      <w:r w:rsidR="002D4152" w:rsidRPr="00F00C8D">
        <w:rPr>
          <w:rFonts w:ascii="Times New Roman" w:hAnsi="Times New Roman" w:cs="Times New Roman"/>
        </w:rPr>
        <w:t>.</w:t>
      </w:r>
    </w:p>
    <w:p w14:paraId="4752646A" w14:textId="77777777" w:rsidR="00C46466" w:rsidRPr="00F00C8D" w:rsidRDefault="00C46466" w:rsidP="0007788F">
      <w:pPr>
        <w:spacing w:line="360" w:lineRule="auto"/>
        <w:rPr>
          <w:rFonts w:ascii="Times New Roman" w:hAnsi="Times New Roman" w:cs="Times New Roman"/>
        </w:rPr>
      </w:pPr>
    </w:p>
    <w:p w14:paraId="7A226E84" w14:textId="4A89FCA0" w:rsidR="00DA2A23" w:rsidRPr="00F00C8D" w:rsidRDefault="302A6571" w:rsidP="0007788F">
      <w:pPr>
        <w:pStyle w:val="Overskrift2"/>
        <w:spacing w:line="360" w:lineRule="auto"/>
        <w:rPr>
          <w:rFonts w:ascii="Times New Roman" w:hAnsi="Times New Roman" w:cs="Times New Roman"/>
          <w:color w:val="auto"/>
        </w:rPr>
      </w:pPr>
      <w:bookmarkStart w:id="44" w:name="_Toc183172709"/>
      <w:r w:rsidRPr="00F00C8D">
        <w:rPr>
          <w:rFonts w:ascii="Times New Roman" w:hAnsi="Times New Roman" w:cs="Times New Roman"/>
          <w:color w:val="auto"/>
        </w:rPr>
        <w:t>Kodestruktur</w:t>
      </w:r>
      <w:bookmarkEnd w:id="44"/>
    </w:p>
    <w:p w14:paraId="3EAEE08C" w14:textId="6A4C400F" w:rsidR="00877C2D" w:rsidRPr="00F00C8D" w:rsidRDefault="00DA2A23" w:rsidP="0007788F">
      <w:pPr>
        <w:pStyle w:val="Listeavsnitt"/>
        <w:numPr>
          <w:ilvl w:val="0"/>
          <w:numId w:val="17"/>
        </w:numPr>
        <w:spacing w:line="360" w:lineRule="auto"/>
        <w:rPr>
          <w:rFonts w:ascii="Times New Roman" w:hAnsi="Times New Roman" w:cs="Times New Roman"/>
        </w:rPr>
      </w:pPr>
      <w:r w:rsidRPr="00F00C8D">
        <w:rPr>
          <w:rFonts w:ascii="Times New Roman" w:hAnsi="Times New Roman" w:cs="Times New Roman"/>
          <w:u w:val="single"/>
        </w:rPr>
        <w:t>Følg prinsipper som DRY</w:t>
      </w:r>
      <w:r w:rsidR="006218AF" w:rsidRPr="00F00C8D">
        <w:rPr>
          <w:rFonts w:ascii="Times New Roman" w:hAnsi="Times New Roman" w:cs="Times New Roman"/>
          <w:u w:val="single"/>
        </w:rPr>
        <w:t xml:space="preserve"> og YAGNI</w:t>
      </w:r>
      <w:r w:rsidR="00877C2D" w:rsidRPr="00F00C8D">
        <w:rPr>
          <w:rFonts w:ascii="Times New Roman" w:hAnsi="Times New Roman" w:cs="Times New Roman"/>
          <w:u w:val="single"/>
        </w:rPr>
        <w:t>:</w:t>
      </w:r>
      <w:r w:rsidR="00877C2D" w:rsidRPr="00F00C8D">
        <w:rPr>
          <w:rFonts w:ascii="Times New Roman" w:hAnsi="Times New Roman" w:cs="Times New Roman"/>
        </w:rPr>
        <w:t xml:space="preserve"> Ved å følge prinsipper som DRY (</w:t>
      </w:r>
      <w:proofErr w:type="spellStart"/>
      <w:r w:rsidR="00877C2D" w:rsidRPr="00F00C8D">
        <w:rPr>
          <w:rFonts w:ascii="Times New Roman" w:hAnsi="Times New Roman" w:cs="Times New Roman"/>
        </w:rPr>
        <w:t>Don’t</w:t>
      </w:r>
      <w:proofErr w:type="spellEnd"/>
      <w:r w:rsidR="00877C2D" w:rsidRPr="00F00C8D">
        <w:rPr>
          <w:rFonts w:ascii="Times New Roman" w:hAnsi="Times New Roman" w:cs="Times New Roman"/>
        </w:rPr>
        <w:t xml:space="preserve"> </w:t>
      </w:r>
      <w:proofErr w:type="spellStart"/>
      <w:r w:rsidR="00877C2D" w:rsidRPr="00F00C8D">
        <w:rPr>
          <w:rFonts w:ascii="Times New Roman" w:hAnsi="Times New Roman" w:cs="Times New Roman"/>
        </w:rPr>
        <w:t>repeat</w:t>
      </w:r>
      <w:proofErr w:type="spellEnd"/>
      <w:r w:rsidR="00877C2D" w:rsidRPr="00F00C8D">
        <w:rPr>
          <w:rFonts w:ascii="Times New Roman" w:hAnsi="Times New Roman" w:cs="Times New Roman"/>
        </w:rPr>
        <w:t xml:space="preserve"> </w:t>
      </w:r>
      <w:proofErr w:type="spellStart"/>
      <w:r w:rsidR="00877C2D" w:rsidRPr="00F00C8D">
        <w:rPr>
          <w:rFonts w:ascii="Times New Roman" w:hAnsi="Times New Roman" w:cs="Times New Roman"/>
        </w:rPr>
        <w:t>yourself</w:t>
      </w:r>
      <w:proofErr w:type="spellEnd"/>
      <w:r w:rsidR="00877C2D" w:rsidRPr="00F00C8D">
        <w:rPr>
          <w:rFonts w:ascii="Times New Roman" w:hAnsi="Times New Roman" w:cs="Times New Roman"/>
        </w:rPr>
        <w:t>) og YAGNI (</w:t>
      </w:r>
      <w:proofErr w:type="spellStart"/>
      <w:r w:rsidR="00877C2D" w:rsidRPr="00F00C8D">
        <w:rPr>
          <w:rFonts w:ascii="Times New Roman" w:hAnsi="Times New Roman" w:cs="Times New Roman"/>
        </w:rPr>
        <w:t>You</w:t>
      </w:r>
      <w:proofErr w:type="spellEnd"/>
      <w:r w:rsidR="00877C2D" w:rsidRPr="00F00C8D">
        <w:rPr>
          <w:rFonts w:ascii="Times New Roman" w:hAnsi="Times New Roman" w:cs="Times New Roman"/>
        </w:rPr>
        <w:t xml:space="preserve"> </w:t>
      </w:r>
      <w:proofErr w:type="spellStart"/>
      <w:r w:rsidR="00877C2D" w:rsidRPr="00F00C8D">
        <w:rPr>
          <w:rFonts w:ascii="Times New Roman" w:hAnsi="Times New Roman" w:cs="Times New Roman"/>
        </w:rPr>
        <w:t>a</w:t>
      </w:r>
      <w:r w:rsidR="00F57B6E" w:rsidRPr="00F00C8D">
        <w:rPr>
          <w:rFonts w:ascii="Times New Roman" w:hAnsi="Times New Roman" w:cs="Times New Roman"/>
        </w:rPr>
        <w:t>ren</w:t>
      </w:r>
      <w:r w:rsidR="00877C2D" w:rsidRPr="00F00C8D">
        <w:rPr>
          <w:rFonts w:ascii="Times New Roman" w:hAnsi="Times New Roman" w:cs="Times New Roman"/>
        </w:rPr>
        <w:t>’t</w:t>
      </w:r>
      <w:proofErr w:type="spellEnd"/>
      <w:r w:rsidR="00877C2D" w:rsidRPr="00F00C8D">
        <w:rPr>
          <w:rFonts w:ascii="Times New Roman" w:hAnsi="Times New Roman" w:cs="Times New Roman"/>
        </w:rPr>
        <w:t xml:space="preserve"> </w:t>
      </w:r>
      <w:proofErr w:type="spellStart"/>
      <w:r w:rsidR="00877C2D" w:rsidRPr="00F00C8D">
        <w:rPr>
          <w:rFonts w:ascii="Times New Roman" w:hAnsi="Times New Roman" w:cs="Times New Roman"/>
        </w:rPr>
        <w:t>gonna</w:t>
      </w:r>
      <w:proofErr w:type="spellEnd"/>
      <w:r w:rsidR="00877C2D" w:rsidRPr="00F00C8D">
        <w:rPr>
          <w:rFonts w:ascii="Times New Roman" w:hAnsi="Times New Roman" w:cs="Times New Roman"/>
        </w:rPr>
        <w:t xml:space="preserve"> </w:t>
      </w:r>
      <w:proofErr w:type="spellStart"/>
      <w:r w:rsidR="00877C2D" w:rsidRPr="00F00C8D">
        <w:rPr>
          <w:rFonts w:ascii="Times New Roman" w:hAnsi="Times New Roman" w:cs="Times New Roman"/>
        </w:rPr>
        <w:t>need</w:t>
      </w:r>
      <w:proofErr w:type="spellEnd"/>
      <w:r w:rsidR="00877C2D" w:rsidRPr="00F00C8D">
        <w:rPr>
          <w:rFonts w:ascii="Times New Roman" w:hAnsi="Times New Roman" w:cs="Times New Roman"/>
        </w:rPr>
        <w:t xml:space="preserve"> it)</w:t>
      </w:r>
      <w:r w:rsidR="008D5C7C" w:rsidRPr="00F00C8D">
        <w:rPr>
          <w:rFonts w:ascii="Times New Roman" w:hAnsi="Times New Roman" w:cs="Times New Roman"/>
        </w:rPr>
        <w:t xml:space="preserve"> unngår man duplisert kode</w:t>
      </w:r>
      <w:r w:rsidR="00482BC1" w:rsidRPr="00F00C8D">
        <w:rPr>
          <w:rFonts w:ascii="Times New Roman" w:hAnsi="Times New Roman" w:cs="Times New Roman"/>
        </w:rPr>
        <w:t xml:space="preserve"> og </w:t>
      </w:r>
      <w:r w:rsidR="008D5C7C" w:rsidRPr="00F00C8D">
        <w:rPr>
          <w:rFonts w:ascii="Times New Roman" w:hAnsi="Times New Roman" w:cs="Times New Roman"/>
        </w:rPr>
        <w:t>redundant kode</w:t>
      </w:r>
      <w:r w:rsidR="00153221" w:rsidRPr="00F00C8D">
        <w:rPr>
          <w:rFonts w:ascii="Times New Roman" w:hAnsi="Times New Roman" w:cs="Times New Roman"/>
        </w:rPr>
        <w:t>.</w:t>
      </w:r>
    </w:p>
    <w:p w14:paraId="72D2945E" w14:textId="5D3C20E9" w:rsidR="002610A7" w:rsidRPr="00F00C8D" w:rsidRDefault="00DA2A23" w:rsidP="0007788F">
      <w:pPr>
        <w:pStyle w:val="Listeavsnitt"/>
        <w:numPr>
          <w:ilvl w:val="0"/>
          <w:numId w:val="17"/>
        </w:numPr>
        <w:spacing w:line="360" w:lineRule="auto"/>
        <w:rPr>
          <w:rFonts w:ascii="Times New Roman" w:hAnsi="Times New Roman" w:cs="Times New Roman"/>
        </w:rPr>
      </w:pPr>
      <w:r w:rsidRPr="00F00C8D">
        <w:rPr>
          <w:rFonts w:ascii="Times New Roman" w:hAnsi="Times New Roman" w:cs="Times New Roman"/>
          <w:u w:val="single"/>
        </w:rPr>
        <w:t>Bruk klare og konsistente navnekonvensjoner:</w:t>
      </w:r>
      <w:r w:rsidR="00AA3E20" w:rsidRPr="00F00C8D">
        <w:rPr>
          <w:rFonts w:ascii="Times New Roman" w:hAnsi="Times New Roman" w:cs="Times New Roman"/>
        </w:rPr>
        <w:t xml:space="preserve"> </w:t>
      </w:r>
      <w:r w:rsidR="009E34EB" w:rsidRPr="00F00C8D">
        <w:rPr>
          <w:rFonts w:ascii="Times New Roman" w:hAnsi="Times New Roman" w:cs="Times New Roman"/>
        </w:rPr>
        <w:t>Variabler, funksjoner, klasser og filer bør ha beskrivende navn som sier noe om deres funksjon. Disse skal derimot ikke være forkortet</w:t>
      </w:r>
      <w:r w:rsidR="00DF4835" w:rsidRPr="00F00C8D">
        <w:rPr>
          <w:rFonts w:ascii="Times New Roman" w:hAnsi="Times New Roman" w:cs="Times New Roman"/>
        </w:rPr>
        <w:t>, og ikke</w:t>
      </w:r>
      <w:r w:rsidR="002610A7" w:rsidRPr="00F00C8D">
        <w:rPr>
          <w:rFonts w:ascii="Times New Roman" w:hAnsi="Times New Roman" w:cs="Times New Roman"/>
        </w:rPr>
        <w:t xml:space="preserve"> for lange. </w:t>
      </w:r>
      <w:r w:rsidR="0038718E" w:rsidRPr="00F00C8D">
        <w:rPr>
          <w:rFonts w:ascii="Times New Roman" w:hAnsi="Times New Roman" w:cs="Times New Roman"/>
        </w:rPr>
        <w:t xml:space="preserve">Blir dette tilfellet, tyder det som regel på at de har </w:t>
      </w:r>
      <w:r w:rsidR="0038718E" w:rsidRPr="00F00C8D">
        <w:rPr>
          <w:rFonts w:ascii="Times New Roman" w:hAnsi="Times New Roman" w:cs="Times New Roman"/>
        </w:rPr>
        <w:lastRenderedPageBreak/>
        <w:t>for stort ansvar</w:t>
      </w:r>
      <w:r w:rsidR="00DE7964" w:rsidRPr="00F00C8D">
        <w:rPr>
          <w:rFonts w:ascii="Times New Roman" w:hAnsi="Times New Roman" w:cs="Times New Roman"/>
        </w:rPr>
        <w:t xml:space="preserve">, og bør fordeles </w:t>
      </w:r>
      <w:r w:rsidR="00440BCD" w:rsidRPr="00F00C8D">
        <w:rPr>
          <w:rFonts w:ascii="Times New Roman" w:hAnsi="Times New Roman" w:cs="Times New Roman"/>
        </w:rPr>
        <w:t>utover.</w:t>
      </w:r>
      <w:r w:rsidR="00E70639" w:rsidRPr="00F00C8D">
        <w:rPr>
          <w:rFonts w:ascii="Times New Roman" w:hAnsi="Times New Roman" w:cs="Times New Roman"/>
        </w:rPr>
        <w:t xml:space="preserve"> Navnene bør også være spesifikke</w:t>
      </w:r>
      <w:r w:rsidR="00860C80" w:rsidRPr="00F00C8D">
        <w:rPr>
          <w:rFonts w:ascii="Times New Roman" w:hAnsi="Times New Roman" w:cs="Times New Roman"/>
        </w:rPr>
        <w:t>, som sier akkurat hva som gjøres</w:t>
      </w:r>
      <w:r w:rsidR="00535948" w:rsidRPr="00F00C8D">
        <w:rPr>
          <w:rFonts w:ascii="Times New Roman" w:hAnsi="Times New Roman" w:cs="Times New Roman"/>
        </w:rPr>
        <w:t xml:space="preserve"> eller hva som inneholdes.</w:t>
      </w:r>
    </w:p>
    <w:p w14:paraId="2E04DEA6" w14:textId="4A7B9F43" w:rsidR="00487967" w:rsidRPr="00F00C8D" w:rsidRDefault="00DA2A23" w:rsidP="0007788F">
      <w:pPr>
        <w:pStyle w:val="Listeavsnitt"/>
        <w:numPr>
          <w:ilvl w:val="0"/>
          <w:numId w:val="17"/>
        </w:numPr>
        <w:spacing w:line="360" w:lineRule="auto"/>
        <w:rPr>
          <w:rFonts w:ascii="Times New Roman" w:hAnsi="Times New Roman" w:cs="Times New Roman"/>
          <w:u w:val="single"/>
        </w:rPr>
      </w:pPr>
      <w:r w:rsidRPr="00F00C8D">
        <w:rPr>
          <w:rFonts w:ascii="Times New Roman" w:hAnsi="Times New Roman" w:cs="Times New Roman"/>
          <w:u w:val="single"/>
        </w:rPr>
        <w:t>Kommenter n</w:t>
      </w:r>
      <w:r w:rsidR="00A14A39" w:rsidRPr="00F00C8D">
        <w:rPr>
          <w:rFonts w:ascii="Times New Roman" w:hAnsi="Times New Roman" w:cs="Times New Roman"/>
          <w:u w:val="single"/>
        </w:rPr>
        <w:t>år nødvendig</w:t>
      </w:r>
      <w:r w:rsidR="00535948" w:rsidRPr="00F00C8D">
        <w:rPr>
          <w:rFonts w:ascii="Times New Roman" w:hAnsi="Times New Roman" w:cs="Times New Roman"/>
          <w:u w:val="single"/>
        </w:rPr>
        <w:t>:</w:t>
      </w:r>
      <w:r w:rsidR="00535948" w:rsidRPr="00F00C8D">
        <w:rPr>
          <w:rFonts w:ascii="Times New Roman" w:hAnsi="Times New Roman" w:cs="Times New Roman"/>
        </w:rPr>
        <w:t xml:space="preserve"> Det kan være greit å legge til kommentarer i koden for å forklare </w:t>
      </w:r>
      <w:r w:rsidR="009363AA" w:rsidRPr="00F00C8D">
        <w:rPr>
          <w:rFonts w:ascii="Times New Roman" w:hAnsi="Times New Roman" w:cs="Times New Roman"/>
        </w:rPr>
        <w:t>logikk</w:t>
      </w:r>
      <w:r w:rsidR="002F59CE" w:rsidRPr="00F00C8D">
        <w:rPr>
          <w:rFonts w:ascii="Times New Roman" w:hAnsi="Times New Roman" w:cs="Times New Roman"/>
        </w:rPr>
        <w:t xml:space="preserve">, men unngå unødvendige kommentarer som er </w:t>
      </w:r>
      <w:r w:rsidR="00D95BF7" w:rsidRPr="00F00C8D">
        <w:rPr>
          <w:rFonts w:ascii="Times New Roman" w:hAnsi="Times New Roman" w:cs="Times New Roman"/>
        </w:rPr>
        <w:t>lett lesbart ved å se på hva koden gjør.</w:t>
      </w:r>
      <w:r w:rsidR="0050077E" w:rsidRPr="00F00C8D">
        <w:rPr>
          <w:rFonts w:ascii="Times New Roman" w:hAnsi="Times New Roman" w:cs="Times New Roman"/>
        </w:rPr>
        <w:t xml:space="preserve"> Ender man opp med mye kommentarer, tyder det ofte på at man </w:t>
      </w:r>
      <w:r w:rsidR="00C84680" w:rsidRPr="00F00C8D">
        <w:rPr>
          <w:rFonts w:ascii="Times New Roman" w:hAnsi="Times New Roman" w:cs="Times New Roman"/>
        </w:rPr>
        <w:t>ikke har god navngivning</w:t>
      </w:r>
      <w:r w:rsidR="00C46466" w:rsidRPr="00F00C8D">
        <w:rPr>
          <w:rFonts w:ascii="Times New Roman" w:hAnsi="Times New Roman" w:cs="Times New Roman"/>
        </w:rPr>
        <w:t>.</w:t>
      </w:r>
      <w:r w:rsidR="00C05E00" w:rsidRPr="00F00C8D">
        <w:rPr>
          <w:rFonts w:ascii="Times New Roman" w:hAnsi="Times New Roman" w:cs="Times New Roman"/>
          <w:u w:val="single"/>
        </w:rPr>
        <w:br w:type="page"/>
      </w:r>
    </w:p>
    <w:p w14:paraId="0F077C4B" w14:textId="4F28C914" w:rsidR="00BC056B" w:rsidRPr="00F00C8D" w:rsidRDefault="00043E7B" w:rsidP="0007788F">
      <w:pPr>
        <w:pStyle w:val="Overskrift1"/>
        <w:spacing w:line="360" w:lineRule="auto"/>
        <w:jc w:val="center"/>
        <w:rPr>
          <w:rFonts w:ascii="Times New Roman" w:hAnsi="Times New Roman" w:cs="Times New Roman"/>
          <w:color w:val="auto"/>
        </w:rPr>
      </w:pPr>
      <w:bookmarkStart w:id="45" w:name="_Toc182951104"/>
      <w:bookmarkStart w:id="46" w:name="_Toc183172710"/>
      <w:r w:rsidRPr="00F00C8D">
        <w:rPr>
          <w:rFonts w:ascii="Times New Roman" w:hAnsi="Times New Roman" w:cs="Times New Roman"/>
          <w:color w:val="auto"/>
        </w:rPr>
        <w:lastRenderedPageBreak/>
        <w:t>Prototypedokumentasjon</w:t>
      </w:r>
      <w:bookmarkEnd w:id="45"/>
      <w:bookmarkEnd w:id="46"/>
    </w:p>
    <w:p w14:paraId="03E71B27" w14:textId="63B1A06A" w:rsidR="21DE63AE" w:rsidRPr="00F00C8D" w:rsidRDefault="2E926AF0" w:rsidP="0007788F">
      <w:pPr>
        <w:spacing w:line="360" w:lineRule="auto"/>
        <w:rPr>
          <w:rFonts w:ascii="Times New Roman" w:hAnsi="Times New Roman" w:cs="Times New Roman"/>
          <w:b/>
          <w:sz w:val="28"/>
          <w:szCs w:val="28"/>
        </w:rPr>
      </w:pPr>
      <w:proofErr w:type="spellStart"/>
      <w:r w:rsidRPr="00F00C8D">
        <w:rPr>
          <w:rFonts w:ascii="Times New Roman" w:hAnsi="Times New Roman" w:cs="Times New Roman"/>
          <w:b/>
          <w:bCs/>
          <w:sz w:val="28"/>
          <w:szCs w:val="28"/>
        </w:rPr>
        <w:t>VarsEL</w:t>
      </w:r>
      <w:proofErr w:type="spellEnd"/>
    </w:p>
    <w:p w14:paraId="737ACCA1" w14:textId="76689B7B" w:rsidR="59EE082B" w:rsidRPr="00F00C8D" w:rsidRDefault="6ABED2EA" w:rsidP="0007788F">
      <w:pPr>
        <w:spacing w:line="360" w:lineRule="auto"/>
        <w:rPr>
          <w:rFonts w:ascii="Times New Roman" w:eastAsia="Aptos" w:hAnsi="Times New Roman" w:cs="Times New Roman"/>
        </w:rPr>
      </w:pPr>
      <w:r w:rsidRPr="00F00C8D">
        <w:rPr>
          <w:rFonts w:ascii="Times New Roman" w:eastAsia="Aptos" w:hAnsi="Times New Roman" w:cs="Times New Roman"/>
        </w:rPr>
        <w:t xml:space="preserve">Vi har gleden av </w:t>
      </w:r>
      <w:r w:rsidR="3F13CAF2" w:rsidRPr="00F00C8D">
        <w:rPr>
          <w:rFonts w:ascii="Times New Roman" w:eastAsia="Aptos" w:hAnsi="Times New Roman" w:cs="Times New Roman"/>
        </w:rPr>
        <w:t>å</w:t>
      </w:r>
      <w:r w:rsidRPr="00F00C8D">
        <w:rPr>
          <w:rFonts w:ascii="Times New Roman" w:eastAsia="Aptos" w:hAnsi="Times New Roman" w:cs="Times New Roman"/>
        </w:rPr>
        <w:t xml:space="preserve"> </w:t>
      </w:r>
      <w:r w:rsidR="7A4CFA13" w:rsidRPr="00F00C8D">
        <w:rPr>
          <w:rFonts w:ascii="Times New Roman" w:eastAsia="Aptos" w:hAnsi="Times New Roman" w:cs="Times New Roman"/>
        </w:rPr>
        <w:t xml:space="preserve">introdusere </w:t>
      </w:r>
      <w:proofErr w:type="spellStart"/>
      <w:r w:rsidRPr="00F00C8D">
        <w:rPr>
          <w:rFonts w:ascii="Times New Roman" w:eastAsia="Aptos" w:hAnsi="Times New Roman" w:cs="Times New Roman"/>
          <w:i/>
          <w:iCs/>
        </w:rPr>
        <w:t>VarsEL</w:t>
      </w:r>
      <w:proofErr w:type="spellEnd"/>
      <w:r w:rsidRPr="00F00C8D">
        <w:rPr>
          <w:rFonts w:ascii="Times New Roman" w:eastAsia="Aptos" w:hAnsi="Times New Roman" w:cs="Times New Roman"/>
        </w:rPr>
        <w:t xml:space="preserve">!  </w:t>
      </w:r>
      <w:r w:rsidR="498888E9" w:rsidRPr="00F00C8D">
        <w:rPr>
          <w:rFonts w:ascii="Times New Roman" w:eastAsia="Aptos" w:hAnsi="Times New Roman" w:cs="Times New Roman"/>
        </w:rPr>
        <w:t xml:space="preserve">En app som gjør det enklere enn noensinne for elbileiere å spare både strøm og miljøet! </w:t>
      </w:r>
      <w:r w:rsidR="3F13CAF2" w:rsidRPr="00F00C8D">
        <w:rPr>
          <w:rFonts w:ascii="Times New Roman" w:eastAsia="Aptos" w:hAnsi="Times New Roman" w:cs="Times New Roman"/>
        </w:rPr>
        <w:t>Appen gir brukerne bedre kontroll</w:t>
      </w:r>
      <w:r w:rsidR="2ECBDB78" w:rsidRPr="00F00C8D">
        <w:rPr>
          <w:rFonts w:ascii="Times New Roman" w:eastAsia="Aptos" w:hAnsi="Times New Roman" w:cs="Times New Roman"/>
        </w:rPr>
        <w:t xml:space="preserve"> over eget strømforbruk når det g</w:t>
      </w:r>
      <w:r w:rsidR="016A78E5" w:rsidRPr="00F00C8D">
        <w:rPr>
          <w:rFonts w:ascii="Times New Roman" w:eastAsia="Aptos" w:hAnsi="Times New Roman" w:cs="Times New Roman"/>
        </w:rPr>
        <w:t xml:space="preserve">jelder </w:t>
      </w:r>
      <w:proofErr w:type="spellStart"/>
      <w:r w:rsidR="016A78E5" w:rsidRPr="00F00C8D">
        <w:rPr>
          <w:rFonts w:ascii="Times New Roman" w:eastAsia="Aptos" w:hAnsi="Times New Roman" w:cs="Times New Roman"/>
        </w:rPr>
        <w:t>lading</w:t>
      </w:r>
      <w:proofErr w:type="spellEnd"/>
      <w:r w:rsidR="016A78E5" w:rsidRPr="00F00C8D">
        <w:rPr>
          <w:rFonts w:ascii="Times New Roman" w:eastAsia="Aptos" w:hAnsi="Times New Roman" w:cs="Times New Roman"/>
        </w:rPr>
        <w:t xml:space="preserve">, </w:t>
      </w:r>
      <w:r w:rsidR="3F13CAF2" w:rsidRPr="00F00C8D">
        <w:rPr>
          <w:rFonts w:ascii="Times New Roman" w:eastAsia="Aptos" w:hAnsi="Times New Roman" w:cs="Times New Roman"/>
        </w:rPr>
        <w:t>samtidig som den gir mulighet</w:t>
      </w:r>
      <w:r w:rsidR="016A78E5" w:rsidRPr="00F00C8D">
        <w:rPr>
          <w:rFonts w:ascii="Times New Roman" w:eastAsia="Aptos" w:hAnsi="Times New Roman" w:cs="Times New Roman"/>
        </w:rPr>
        <w:t xml:space="preserve"> til å spare penger i en tid </w:t>
      </w:r>
      <w:r w:rsidR="3F13CAF2" w:rsidRPr="00F00C8D">
        <w:rPr>
          <w:rFonts w:ascii="Times New Roman" w:eastAsia="Aptos" w:hAnsi="Times New Roman" w:cs="Times New Roman"/>
        </w:rPr>
        <w:t>med</w:t>
      </w:r>
      <w:r w:rsidR="016A78E5" w:rsidRPr="00F00C8D">
        <w:rPr>
          <w:rFonts w:ascii="Times New Roman" w:eastAsia="Aptos" w:hAnsi="Times New Roman" w:cs="Times New Roman"/>
        </w:rPr>
        <w:t xml:space="preserve"> stadig </w:t>
      </w:r>
      <w:r w:rsidR="3F13CAF2" w:rsidRPr="00F00C8D">
        <w:rPr>
          <w:rFonts w:ascii="Times New Roman" w:eastAsia="Aptos" w:hAnsi="Times New Roman" w:cs="Times New Roman"/>
        </w:rPr>
        <w:t>stigende energipriser.</w:t>
      </w:r>
      <w:r w:rsidR="016A78E5" w:rsidRPr="00F00C8D">
        <w:rPr>
          <w:rFonts w:ascii="Times New Roman" w:eastAsia="Aptos" w:hAnsi="Times New Roman" w:cs="Times New Roman"/>
        </w:rPr>
        <w:t xml:space="preserve"> Produktet vårt er </w:t>
      </w:r>
      <w:r w:rsidR="3F13CAF2" w:rsidRPr="00F00C8D">
        <w:rPr>
          <w:rFonts w:ascii="Times New Roman" w:eastAsia="Aptos" w:hAnsi="Times New Roman" w:cs="Times New Roman"/>
        </w:rPr>
        <w:t>en</w:t>
      </w:r>
      <w:r w:rsidR="016A78E5" w:rsidRPr="00F00C8D">
        <w:rPr>
          <w:rFonts w:ascii="Times New Roman" w:eastAsia="Aptos" w:hAnsi="Times New Roman" w:cs="Times New Roman"/>
        </w:rPr>
        <w:t xml:space="preserve"> </w:t>
      </w:r>
      <w:r w:rsidR="2A2D2C6C" w:rsidRPr="00F00C8D">
        <w:rPr>
          <w:rFonts w:ascii="Times New Roman" w:eastAsia="Aptos" w:hAnsi="Times New Roman" w:cs="Times New Roman"/>
        </w:rPr>
        <w:t>MVP</w:t>
      </w:r>
      <w:r w:rsidR="3F13CAF2" w:rsidRPr="00F00C8D">
        <w:rPr>
          <w:rFonts w:ascii="Times New Roman" w:eastAsia="Aptos" w:hAnsi="Times New Roman" w:cs="Times New Roman"/>
        </w:rPr>
        <w:t xml:space="preserve"> (Minimum </w:t>
      </w:r>
      <w:proofErr w:type="spellStart"/>
      <w:r w:rsidR="3F13CAF2" w:rsidRPr="00F00C8D">
        <w:rPr>
          <w:rFonts w:ascii="Times New Roman" w:eastAsia="Aptos" w:hAnsi="Times New Roman" w:cs="Times New Roman"/>
        </w:rPr>
        <w:t>Viable</w:t>
      </w:r>
      <w:proofErr w:type="spellEnd"/>
      <w:r w:rsidR="3F13CAF2" w:rsidRPr="00F00C8D">
        <w:rPr>
          <w:rFonts w:ascii="Times New Roman" w:eastAsia="Aptos" w:hAnsi="Times New Roman" w:cs="Times New Roman"/>
        </w:rPr>
        <w:t xml:space="preserve"> Product),</w:t>
      </w:r>
      <w:r w:rsidR="2A2D2C6C" w:rsidRPr="00F00C8D">
        <w:rPr>
          <w:rFonts w:ascii="Times New Roman" w:eastAsia="Aptos" w:hAnsi="Times New Roman" w:cs="Times New Roman"/>
        </w:rPr>
        <w:t xml:space="preserve"> altså en tidlig versjon av applikasjonen som </w:t>
      </w:r>
      <w:r w:rsidR="3F13CAF2" w:rsidRPr="00F00C8D">
        <w:rPr>
          <w:rFonts w:ascii="Times New Roman" w:eastAsia="Aptos" w:hAnsi="Times New Roman" w:cs="Times New Roman"/>
        </w:rPr>
        <w:t>illustrerer</w:t>
      </w:r>
      <w:r w:rsidR="2A2D2C6C" w:rsidRPr="00F00C8D">
        <w:rPr>
          <w:rFonts w:ascii="Times New Roman" w:eastAsia="Aptos" w:hAnsi="Times New Roman" w:cs="Times New Roman"/>
        </w:rPr>
        <w:t xml:space="preserve"> hvordan sluttproduktet kan se ut. Vi har </w:t>
      </w:r>
      <w:r w:rsidR="3F13CAF2" w:rsidRPr="00F00C8D">
        <w:rPr>
          <w:rFonts w:ascii="Times New Roman" w:eastAsia="Aptos" w:hAnsi="Times New Roman" w:cs="Times New Roman"/>
        </w:rPr>
        <w:t>utviklet</w:t>
      </w:r>
      <w:r w:rsidR="475F0221" w:rsidRPr="00F00C8D">
        <w:rPr>
          <w:rFonts w:ascii="Times New Roman" w:eastAsia="Aptos" w:hAnsi="Times New Roman" w:cs="Times New Roman"/>
        </w:rPr>
        <w:t xml:space="preserve"> </w:t>
      </w:r>
      <w:r w:rsidR="2A2D2C6C" w:rsidRPr="00F00C8D">
        <w:rPr>
          <w:rFonts w:ascii="Times New Roman" w:eastAsia="Aptos" w:hAnsi="Times New Roman" w:cs="Times New Roman"/>
        </w:rPr>
        <w:t>flere funksjoner</w:t>
      </w:r>
      <w:r w:rsidR="3F13CAF2" w:rsidRPr="00F00C8D">
        <w:rPr>
          <w:rFonts w:ascii="Times New Roman" w:eastAsia="Aptos" w:hAnsi="Times New Roman" w:cs="Times New Roman"/>
        </w:rPr>
        <w:t>,</w:t>
      </w:r>
      <w:r w:rsidR="2A2D2C6C" w:rsidRPr="00F00C8D">
        <w:rPr>
          <w:rFonts w:ascii="Times New Roman" w:eastAsia="Aptos" w:hAnsi="Times New Roman" w:cs="Times New Roman"/>
        </w:rPr>
        <w:t xml:space="preserve"> og gjennom </w:t>
      </w:r>
      <w:r w:rsidR="3F13CAF2" w:rsidRPr="00F00C8D">
        <w:rPr>
          <w:rFonts w:ascii="Times New Roman" w:eastAsia="Aptos" w:hAnsi="Times New Roman" w:cs="Times New Roman"/>
        </w:rPr>
        <w:t>hele prosessen</w:t>
      </w:r>
      <w:r w:rsidR="2A2D2C6C" w:rsidRPr="00F00C8D">
        <w:rPr>
          <w:rFonts w:ascii="Times New Roman" w:eastAsia="Aptos" w:hAnsi="Times New Roman" w:cs="Times New Roman"/>
        </w:rPr>
        <w:t xml:space="preserve"> har både </w:t>
      </w:r>
      <w:r w:rsidR="3F13CAF2" w:rsidRPr="00F00C8D">
        <w:rPr>
          <w:rFonts w:ascii="Times New Roman" w:eastAsia="Aptos" w:hAnsi="Times New Roman" w:cs="Times New Roman"/>
        </w:rPr>
        <w:t>kundene</w:t>
      </w:r>
      <w:r w:rsidR="365A424C" w:rsidRPr="00F00C8D">
        <w:rPr>
          <w:rFonts w:ascii="Times New Roman" w:eastAsia="Aptos" w:hAnsi="Times New Roman" w:cs="Times New Roman"/>
        </w:rPr>
        <w:t xml:space="preserve"> og </w:t>
      </w:r>
      <w:r w:rsidR="3F13CAF2" w:rsidRPr="00F00C8D">
        <w:rPr>
          <w:rFonts w:ascii="Times New Roman" w:eastAsia="Aptos" w:hAnsi="Times New Roman" w:cs="Times New Roman"/>
        </w:rPr>
        <w:t>brukerne vært</w:t>
      </w:r>
      <w:r w:rsidR="365A424C" w:rsidRPr="00F00C8D">
        <w:rPr>
          <w:rFonts w:ascii="Times New Roman" w:eastAsia="Aptos" w:hAnsi="Times New Roman" w:cs="Times New Roman"/>
        </w:rPr>
        <w:t xml:space="preserve"> i fokus</w:t>
      </w:r>
      <w:r w:rsidR="3F13CAF2" w:rsidRPr="00F00C8D">
        <w:rPr>
          <w:rFonts w:ascii="Times New Roman" w:eastAsia="Aptos" w:hAnsi="Times New Roman" w:cs="Times New Roman"/>
        </w:rPr>
        <w:t>.</w:t>
      </w:r>
    </w:p>
    <w:p w14:paraId="09EE667E" w14:textId="450AB546" w:rsidR="59EE082B" w:rsidRPr="00F00C8D" w:rsidRDefault="2244F8E6" w:rsidP="0007788F">
      <w:pPr>
        <w:spacing w:line="360" w:lineRule="auto"/>
        <w:jc w:val="center"/>
        <w:rPr>
          <w:rFonts w:ascii="Times New Roman" w:hAnsi="Times New Roman" w:cs="Times New Roman"/>
        </w:rPr>
      </w:pPr>
      <w:r w:rsidRPr="00F00C8D">
        <w:rPr>
          <w:rFonts w:ascii="Times New Roman" w:hAnsi="Times New Roman" w:cs="Times New Roman"/>
          <w:noProof/>
        </w:rPr>
        <w:drawing>
          <wp:inline distT="0" distB="0" distL="0" distR="0" wp14:anchorId="41D23DE9" wp14:editId="05C143A0">
            <wp:extent cx="2026717" cy="4381498"/>
            <wp:effectExtent l="0" t="0" r="0" b="0"/>
            <wp:docPr id="538465531" name="Picture 538465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026717" cy="4381498"/>
                    </a:xfrm>
                    <a:prstGeom prst="rect">
                      <a:avLst/>
                    </a:prstGeom>
                  </pic:spPr>
                </pic:pic>
              </a:graphicData>
            </a:graphic>
          </wp:inline>
        </w:drawing>
      </w:r>
      <w:r w:rsidR="493F0F73" w:rsidRPr="00F00C8D">
        <w:rPr>
          <w:rFonts w:ascii="Times New Roman" w:hAnsi="Times New Roman" w:cs="Times New Roman"/>
        </w:rPr>
        <w:t xml:space="preserve">                 </w:t>
      </w:r>
      <w:r w:rsidR="493F0F73" w:rsidRPr="00F00C8D">
        <w:rPr>
          <w:rFonts w:ascii="Times New Roman" w:hAnsi="Times New Roman" w:cs="Times New Roman"/>
          <w:noProof/>
        </w:rPr>
        <w:drawing>
          <wp:inline distT="0" distB="0" distL="0" distR="0" wp14:anchorId="61E7DF47" wp14:editId="623FFBAE">
            <wp:extent cx="2028207" cy="4400548"/>
            <wp:effectExtent l="0" t="0" r="0" b="0"/>
            <wp:docPr id="379068004" name="Picture 379068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28207" cy="4400548"/>
                    </a:xfrm>
                    <a:prstGeom prst="rect">
                      <a:avLst/>
                    </a:prstGeom>
                  </pic:spPr>
                </pic:pic>
              </a:graphicData>
            </a:graphic>
          </wp:inline>
        </w:drawing>
      </w:r>
    </w:p>
    <w:p w14:paraId="47DB54A3" w14:textId="7E0AFFA7" w:rsidR="59EE082B" w:rsidRPr="00F00C8D" w:rsidRDefault="6ABED2EA" w:rsidP="0007788F">
      <w:pPr>
        <w:spacing w:before="240" w:after="240" w:line="360" w:lineRule="auto"/>
        <w:rPr>
          <w:rFonts w:ascii="Times New Roman" w:eastAsiaTheme="minorEastAsia" w:hAnsi="Times New Roman" w:cs="Times New Roman"/>
        </w:rPr>
      </w:pPr>
      <w:r w:rsidRPr="00F00C8D">
        <w:rPr>
          <w:rFonts w:ascii="Times New Roman" w:hAnsi="Times New Roman" w:cs="Times New Roman"/>
        </w:rPr>
        <w:br/>
      </w:r>
      <w:r w:rsidRPr="00F00C8D">
        <w:rPr>
          <w:rFonts w:ascii="Times New Roman" w:hAnsi="Times New Roman" w:cs="Times New Roman"/>
        </w:rPr>
        <w:br/>
      </w:r>
      <w:r w:rsidR="10EC7C94" w:rsidRPr="00F00C8D">
        <w:rPr>
          <w:rFonts w:ascii="Times New Roman" w:eastAsia="Aptos" w:hAnsi="Times New Roman" w:cs="Times New Roman"/>
        </w:rPr>
        <w:t xml:space="preserve">Vår app, </w:t>
      </w:r>
      <w:proofErr w:type="spellStart"/>
      <w:r w:rsidR="10EC7C94" w:rsidRPr="00F00C8D">
        <w:rPr>
          <w:rFonts w:ascii="Times New Roman" w:eastAsia="Aptos" w:hAnsi="Times New Roman" w:cs="Times New Roman"/>
        </w:rPr>
        <w:t>VarsEL</w:t>
      </w:r>
      <w:proofErr w:type="spellEnd"/>
      <w:r w:rsidR="6F673E11" w:rsidRPr="00F00C8D">
        <w:rPr>
          <w:rFonts w:ascii="Times New Roman" w:eastAsia="Aptos" w:hAnsi="Times New Roman" w:cs="Times New Roman"/>
        </w:rPr>
        <w:t>,</w:t>
      </w:r>
      <w:r w:rsidR="10EC7C94" w:rsidRPr="00F00C8D">
        <w:rPr>
          <w:rFonts w:ascii="Times New Roman" w:eastAsia="Aptos" w:hAnsi="Times New Roman" w:cs="Times New Roman"/>
        </w:rPr>
        <w:t xml:space="preserve"> </w:t>
      </w:r>
      <w:r w:rsidR="2B3AFD2E" w:rsidRPr="00F00C8D">
        <w:rPr>
          <w:rFonts w:ascii="Times New Roman" w:eastAsia="Aptos" w:hAnsi="Times New Roman" w:cs="Times New Roman"/>
        </w:rPr>
        <w:t xml:space="preserve">har blitt utviklet </w:t>
      </w:r>
      <w:r w:rsidR="6F673E11" w:rsidRPr="00F00C8D">
        <w:rPr>
          <w:rFonts w:ascii="Times New Roman" w:eastAsia="Aptos" w:hAnsi="Times New Roman" w:cs="Times New Roman"/>
        </w:rPr>
        <w:t>gjennom</w:t>
      </w:r>
      <w:r w:rsidR="2B3AFD2E" w:rsidRPr="00F00C8D">
        <w:rPr>
          <w:rFonts w:ascii="Times New Roman" w:eastAsia="Aptos" w:hAnsi="Times New Roman" w:cs="Times New Roman"/>
        </w:rPr>
        <w:t xml:space="preserve"> flere trinn. Vi startet prosessen med å</w:t>
      </w:r>
      <w:r w:rsidR="7F58186A" w:rsidRPr="00F00C8D">
        <w:rPr>
          <w:rFonts w:ascii="Times New Roman" w:eastAsia="Aptos" w:hAnsi="Times New Roman" w:cs="Times New Roman"/>
        </w:rPr>
        <w:t xml:space="preserve"> lage </w:t>
      </w:r>
      <w:proofErr w:type="spellStart"/>
      <w:r w:rsidR="7F58186A" w:rsidRPr="00F00C8D">
        <w:rPr>
          <w:rFonts w:ascii="Times New Roman" w:eastAsia="Aptos" w:hAnsi="Times New Roman" w:cs="Times New Roman"/>
        </w:rPr>
        <w:t>personas</w:t>
      </w:r>
      <w:proofErr w:type="spellEnd"/>
      <w:r w:rsidR="6F673E11" w:rsidRPr="00F00C8D">
        <w:rPr>
          <w:rFonts w:ascii="Times New Roman" w:eastAsia="Aptos" w:hAnsi="Times New Roman" w:cs="Times New Roman"/>
        </w:rPr>
        <w:t>,</w:t>
      </w:r>
      <w:r w:rsidR="7F58186A" w:rsidRPr="00F00C8D">
        <w:rPr>
          <w:rFonts w:ascii="Times New Roman" w:eastAsia="Aptos" w:hAnsi="Times New Roman" w:cs="Times New Roman"/>
        </w:rPr>
        <w:t xml:space="preserve"> </w:t>
      </w:r>
      <w:r w:rsidR="7A8260D9" w:rsidRPr="00F00C8D">
        <w:rPr>
          <w:rFonts w:ascii="Times New Roman" w:eastAsia="Aptos" w:hAnsi="Times New Roman" w:cs="Times New Roman"/>
        </w:rPr>
        <w:t xml:space="preserve">brukerhistorier og </w:t>
      </w:r>
      <w:r w:rsidR="00C94D33" w:rsidRPr="00F00C8D">
        <w:rPr>
          <w:rFonts w:ascii="Times New Roman" w:eastAsia="Aptos" w:hAnsi="Times New Roman" w:cs="Times New Roman"/>
        </w:rPr>
        <w:t>scenarioer</w:t>
      </w:r>
      <w:r w:rsidR="7A8260D9" w:rsidRPr="00F00C8D">
        <w:rPr>
          <w:rFonts w:ascii="Times New Roman" w:eastAsia="Aptos" w:hAnsi="Times New Roman" w:cs="Times New Roman"/>
        </w:rPr>
        <w:t>,</w:t>
      </w:r>
      <w:r w:rsidR="6F673E11" w:rsidRPr="00F00C8D">
        <w:rPr>
          <w:rFonts w:ascii="Times New Roman" w:eastAsia="Aptos" w:hAnsi="Times New Roman" w:cs="Times New Roman"/>
        </w:rPr>
        <w:t xml:space="preserve"> </w:t>
      </w:r>
      <w:r w:rsidR="7F58186A" w:rsidRPr="00F00C8D">
        <w:rPr>
          <w:rFonts w:ascii="Times New Roman" w:eastAsia="Aptos" w:hAnsi="Times New Roman" w:cs="Times New Roman"/>
        </w:rPr>
        <w:t xml:space="preserve">som nevnt tidligere. </w:t>
      </w:r>
      <w:r w:rsidR="6F673E11" w:rsidRPr="00F00C8D">
        <w:rPr>
          <w:rFonts w:ascii="Times New Roman" w:eastAsia="Aptos" w:hAnsi="Times New Roman" w:cs="Times New Roman"/>
        </w:rPr>
        <w:t>Deretter</w:t>
      </w:r>
      <w:r w:rsidR="2B3AFD2E" w:rsidRPr="00F00C8D">
        <w:rPr>
          <w:rFonts w:ascii="Times New Roman" w:eastAsia="Aptos" w:hAnsi="Times New Roman" w:cs="Times New Roman"/>
        </w:rPr>
        <w:t xml:space="preserve"> skisser</w:t>
      </w:r>
      <w:r w:rsidR="70E704A5" w:rsidRPr="00F00C8D">
        <w:rPr>
          <w:rFonts w:ascii="Times New Roman" w:eastAsia="Aptos" w:hAnsi="Times New Roman" w:cs="Times New Roman"/>
        </w:rPr>
        <w:t>te vi</w:t>
      </w:r>
      <w:r w:rsidR="2B3AFD2E" w:rsidRPr="00F00C8D">
        <w:rPr>
          <w:rFonts w:ascii="Times New Roman" w:eastAsia="Aptos" w:hAnsi="Times New Roman" w:cs="Times New Roman"/>
        </w:rPr>
        <w:t xml:space="preserve"> e</w:t>
      </w:r>
      <w:r w:rsidR="245B2931" w:rsidRPr="00F00C8D">
        <w:rPr>
          <w:rFonts w:ascii="Times New Roman" w:eastAsia="Aptos" w:hAnsi="Times New Roman" w:cs="Times New Roman"/>
        </w:rPr>
        <w:t>t</w:t>
      </w:r>
      <w:r w:rsidR="2353C213" w:rsidRPr="00F00C8D">
        <w:rPr>
          <w:rFonts w:ascii="Times New Roman" w:eastAsia="Aptos" w:hAnsi="Times New Roman" w:cs="Times New Roman"/>
        </w:rPr>
        <w:t xml:space="preserve"> </w:t>
      </w:r>
      <w:r w:rsidR="4D279DD9" w:rsidRPr="00F00C8D">
        <w:rPr>
          <w:rFonts w:ascii="Times New Roman" w:eastAsia="Aptos" w:hAnsi="Times New Roman" w:cs="Times New Roman"/>
        </w:rPr>
        <w:t>interaktivt</w:t>
      </w:r>
      <w:r w:rsidR="2B3AFD2E" w:rsidRPr="00F00C8D">
        <w:rPr>
          <w:rFonts w:ascii="Times New Roman" w:eastAsia="Aptos" w:hAnsi="Times New Roman" w:cs="Times New Roman"/>
        </w:rPr>
        <w:t xml:space="preserve"> visuel</w:t>
      </w:r>
      <w:r w:rsidR="63839208" w:rsidRPr="00F00C8D">
        <w:rPr>
          <w:rFonts w:ascii="Times New Roman" w:eastAsia="Aptos" w:hAnsi="Times New Roman" w:cs="Times New Roman"/>
        </w:rPr>
        <w:t xml:space="preserve">t </w:t>
      </w:r>
      <w:r w:rsidR="581F2D10" w:rsidRPr="00F00C8D">
        <w:rPr>
          <w:rFonts w:ascii="Times New Roman" w:eastAsia="Aptos" w:hAnsi="Times New Roman" w:cs="Times New Roman"/>
        </w:rPr>
        <w:t xml:space="preserve">design i </w:t>
      </w:r>
      <w:proofErr w:type="spellStart"/>
      <w:r w:rsidR="581F2D10" w:rsidRPr="00F00C8D">
        <w:rPr>
          <w:rFonts w:ascii="Times New Roman" w:eastAsia="Aptos" w:hAnsi="Times New Roman" w:cs="Times New Roman"/>
        </w:rPr>
        <w:t>Figma</w:t>
      </w:r>
      <w:proofErr w:type="spellEnd"/>
      <w:r w:rsidR="6F673E11" w:rsidRPr="00F00C8D">
        <w:rPr>
          <w:rFonts w:ascii="Times New Roman" w:eastAsia="Aptos" w:hAnsi="Times New Roman" w:cs="Times New Roman"/>
        </w:rPr>
        <w:t xml:space="preserve"> (et verktøy</w:t>
      </w:r>
      <w:r w:rsidR="581F2D10" w:rsidRPr="00F00C8D">
        <w:rPr>
          <w:rFonts w:ascii="Times New Roman" w:eastAsia="Aptos" w:hAnsi="Times New Roman" w:cs="Times New Roman"/>
        </w:rPr>
        <w:t xml:space="preserve"> for å lage </w:t>
      </w:r>
      <w:proofErr w:type="spellStart"/>
      <w:r w:rsidR="581F2D10" w:rsidRPr="00F00C8D">
        <w:rPr>
          <w:rFonts w:ascii="Times New Roman" w:eastAsia="Aptos" w:hAnsi="Times New Roman" w:cs="Times New Roman"/>
        </w:rPr>
        <w:t>wireframes</w:t>
      </w:r>
      <w:proofErr w:type="spellEnd"/>
      <w:r w:rsidR="581F2D10" w:rsidRPr="00F00C8D">
        <w:rPr>
          <w:rFonts w:ascii="Times New Roman" w:eastAsia="Aptos" w:hAnsi="Times New Roman" w:cs="Times New Roman"/>
        </w:rPr>
        <w:t xml:space="preserve"> og prototyper</w:t>
      </w:r>
      <w:r w:rsidR="6F673E11" w:rsidRPr="00F00C8D">
        <w:rPr>
          <w:rFonts w:ascii="Times New Roman" w:eastAsia="Aptos" w:hAnsi="Times New Roman" w:cs="Times New Roman"/>
        </w:rPr>
        <w:t>). Videre begynte vi</w:t>
      </w:r>
      <w:r w:rsidR="5FB698B0" w:rsidRPr="00F00C8D">
        <w:rPr>
          <w:rFonts w:ascii="Times New Roman" w:eastAsia="Aptos" w:hAnsi="Times New Roman" w:cs="Times New Roman"/>
        </w:rPr>
        <w:t xml:space="preserve"> </w:t>
      </w:r>
      <w:r w:rsidR="5FB698B0" w:rsidRPr="00F00C8D">
        <w:rPr>
          <w:rFonts w:ascii="Times New Roman" w:eastAsia="Aptos" w:hAnsi="Times New Roman" w:cs="Times New Roman"/>
        </w:rPr>
        <w:lastRenderedPageBreak/>
        <w:t xml:space="preserve">med utvikling og testing av kode i programmeringsspråket Java for å </w:t>
      </w:r>
      <w:r w:rsidR="6F673E11" w:rsidRPr="00F00C8D">
        <w:rPr>
          <w:rFonts w:ascii="Times New Roman" w:eastAsia="Aptos" w:hAnsi="Times New Roman" w:cs="Times New Roman"/>
        </w:rPr>
        <w:t>implementere</w:t>
      </w:r>
      <w:r w:rsidR="5FB698B0" w:rsidRPr="00F00C8D">
        <w:rPr>
          <w:rFonts w:ascii="Times New Roman" w:eastAsia="Aptos" w:hAnsi="Times New Roman" w:cs="Times New Roman"/>
        </w:rPr>
        <w:t xml:space="preserve"> ulike funksjoner som er </w:t>
      </w:r>
      <w:r w:rsidR="6F673E11" w:rsidRPr="00F00C8D">
        <w:rPr>
          <w:rFonts w:ascii="Times New Roman" w:eastAsia="Aptos" w:hAnsi="Times New Roman" w:cs="Times New Roman"/>
        </w:rPr>
        <w:t>viktige</w:t>
      </w:r>
      <w:r w:rsidR="5FB698B0" w:rsidRPr="00F00C8D">
        <w:rPr>
          <w:rFonts w:ascii="Times New Roman" w:eastAsia="Aptos" w:hAnsi="Times New Roman" w:cs="Times New Roman"/>
        </w:rPr>
        <w:t xml:space="preserve"> for </w:t>
      </w:r>
      <w:r w:rsidR="6F673E11" w:rsidRPr="00F00C8D">
        <w:rPr>
          <w:rFonts w:ascii="Times New Roman" w:eastAsia="Aptos" w:hAnsi="Times New Roman" w:cs="Times New Roman"/>
        </w:rPr>
        <w:t xml:space="preserve">systemet </w:t>
      </w:r>
      <w:r w:rsidR="5FB698B0" w:rsidRPr="00F00C8D">
        <w:rPr>
          <w:rFonts w:ascii="Times New Roman" w:eastAsia="Aptos" w:hAnsi="Times New Roman" w:cs="Times New Roman"/>
        </w:rPr>
        <w:t>vårt</w:t>
      </w:r>
      <w:r w:rsidR="6F673E11" w:rsidRPr="00F00C8D">
        <w:rPr>
          <w:rFonts w:ascii="Times New Roman" w:eastAsia="Aptos" w:hAnsi="Times New Roman" w:cs="Times New Roman"/>
        </w:rPr>
        <w:t>.</w:t>
      </w:r>
      <w:r w:rsidR="5FB698B0" w:rsidRPr="00F00C8D">
        <w:rPr>
          <w:rFonts w:ascii="Times New Roman" w:eastAsia="Aptos" w:hAnsi="Times New Roman" w:cs="Times New Roman"/>
        </w:rPr>
        <w:t xml:space="preserve"> Samtidig har vi også </w:t>
      </w:r>
      <w:r w:rsidR="6F673E11" w:rsidRPr="00F00C8D">
        <w:rPr>
          <w:rFonts w:ascii="Times New Roman" w:eastAsia="Aptos" w:hAnsi="Times New Roman" w:cs="Times New Roman"/>
        </w:rPr>
        <w:t>laget</w:t>
      </w:r>
      <w:r w:rsidR="5FB698B0" w:rsidRPr="00F00C8D">
        <w:rPr>
          <w:rFonts w:ascii="Times New Roman" w:eastAsia="Aptos" w:hAnsi="Times New Roman" w:cs="Times New Roman"/>
        </w:rPr>
        <w:t xml:space="preserve"> e</w:t>
      </w:r>
      <w:r w:rsidR="7B06C64C" w:rsidRPr="00F00C8D">
        <w:rPr>
          <w:rFonts w:ascii="Times New Roman" w:eastAsia="Aptos" w:hAnsi="Times New Roman" w:cs="Times New Roman"/>
        </w:rPr>
        <w:t xml:space="preserve">n tidlig versjon av appen som kan testes på denne nettsiden: </w:t>
      </w:r>
      <w:hyperlink r:id="rId12">
        <w:r w:rsidR="430C3A50" w:rsidRPr="00F00C8D">
          <w:rPr>
            <w:rStyle w:val="Hyperkobling"/>
            <w:rFonts w:ascii="Times New Roman" w:eastAsia="Aptos" w:hAnsi="Times New Roman" w:cs="Times New Roman"/>
          </w:rPr>
          <w:t>https://varsel-app.pages.dev/auth/welcome</w:t>
        </w:r>
      </w:hyperlink>
      <w:r w:rsidR="6F673E11" w:rsidRPr="00F00C8D">
        <w:rPr>
          <w:rFonts w:ascii="Times New Roman" w:eastAsia="Aptos" w:hAnsi="Times New Roman" w:cs="Times New Roman"/>
        </w:rPr>
        <w:t xml:space="preserve">. </w:t>
      </w:r>
      <w:r w:rsidR="435DCE2B" w:rsidRPr="00F00C8D">
        <w:rPr>
          <w:rFonts w:ascii="Times New Roman" w:eastAsia="Aptos" w:hAnsi="Times New Roman" w:cs="Times New Roman"/>
        </w:rPr>
        <w:t xml:space="preserve">I nettleseren kan du selv navigere rundt i appen og få et inntrykk av hvordan vi </w:t>
      </w:r>
      <w:r w:rsidR="6F673E11" w:rsidRPr="00F00C8D">
        <w:rPr>
          <w:rFonts w:ascii="Times New Roman" w:eastAsia="Aptos" w:hAnsi="Times New Roman" w:cs="Times New Roman"/>
        </w:rPr>
        <w:t>ser for oss</w:t>
      </w:r>
      <w:r w:rsidR="435DCE2B" w:rsidRPr="00F00C8D">
        <w:rPr>
          <w:rFonts w:ascii="Times New Roman" w:eastAsia="Aptos" w:hAnsi="Times New Roman" w:cs="Times New Roman"/>
        </w:rPr>
        <w:t xml:space="preserve"> at appen kan </w:t>
      </w:r>
      <w:r w:rsidR="6F673E11" w:rsidRPr="00F00C8D">
        <w:rPr>
          <w:rFonts w:ascii="Times New Roman" w:eastAsia="Aptos" w:hAnsi="Times New Roman" w:cs="Times New Roman"/>
        </w:rPr>
        <w:t>bli.</w:t>
      </w:r>
      <w:r w:rsidR="435DCE2B" w:rsidRPr="00F00C8D">
        <w:rPr>
          <w:rFonts w:ascii="Times New Roman" w:eastAsia="Aptos" w:hAnsi="Times New Roman" w:cs="Times New Roman"/>
        </w:rPr>
        <w:t xml:space="preserve"> Dere er selvfølgelig velkomne til å gjøre de </w:t>
      </w:r>
      <w:r w:rsidR="6F673E11" w:rsidRPr="00F00C8D">
        <w:rPr>
          <w:rFonts w:ascii="Times New Roman" w:eastAsia="Aptos" w:hAnsi="Times New Roman" w:cs="Times New Roman"/>
        </w:rPr>
        <w:t>endringene dere ønsker!</w:t>
      </w:r>
      <w:r w:rsidR="5D13A2FC" w:rsidRPr="00F00C8D">
        <w:rPr>
          <w:rFonts w:ascii="Times New Roman" w:eastAsia="Aptos" w:hAnsi="Times New Roman" w:cs="Times New Roman"/>
        </w:rPr>
        <w:t xml:space="preserve"> Hvis du ser på siden i </w:t>
      </w:r>
      <w:r w:rsidR="00055490" w:rsidRPr="00F00C8D">
        <w:rPr>
          <w:rFonts w:ascii="Times New Roman" w:eastAsia="Aptos" w:hAnsi="Times New Roman" w:cs="Times New Roman"/>
        </w:rPr>
        <w:t>nettleseren,</w:t>
      </w:r>
      <w:r w:rsidR="5D13A2FC" w:rsidRPr="00F00C8D">
        <w:rPr>
          <w:rFonts w:ascii="Times New Roman" w:eastAsia="Aptos" w:hAnsi="Times New Roman" w:cs="Times New Roman"/>
        </w:rPr>
        <w:t xml:space="preserve"> er det lurt å skalere ned vinduet for å få en mer helhetlig opplevelse av appen. </w:t>
      </w:r>
    </w:p>
    <w:p w14:paraId="611B5B4D" w14:textId="29A05707" w:rsidR="59EE082B" w:rsidRPr="00F00C8D" w:rsidRDefault="0137A2A9"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Appen inneholder funksjoner som planlegging av </w:t>
      </w:r>
      <w:proofErr w:type="spellStart"/>
      <w:r w:rsidRPr="00F00C8D">
        <w:rPr>
          <w:rFonts w:ascii="Times New Roman" w:eastAsia="Aptos" w:hAnsi="Times New Roman" w:cs="Times New Roman"/>
        </w:rPr>
        <w:t>lading</w:t>
      </w:r>
      <w:proofErr w:type="spellEnd"/>
      <w:r w:rsidRPr="00F00C8D">
        <w:rPr>
          <w:rFonts w:ascii="Times New Roman" w:eastAsia="Aptos" w:hAnsi="Times New Roman" w:cs="Times New Roman"/>
        </w:rPr>
        <w:t xml:space="preserve">, varslinger basert på posisjon og strømpris i sanntid, en oversiktlig strømgraf </w:t>
      </w:r>
      <w:r w:rsidR="6B8EE80F" w:rsidRPr="00F00C8D">
        <w:rPr>
          <w:rFonts w:ascii="Times New Roman" w:eastAsia="Aptos" w:hAnsi="Times New Roman" w:cs="Times New Roman"/>
        </w:rPr>
        <w:t xml:space="preserve">og en lekker innloggingsside med muligheter for å logge på enten med e-post og passord, eller ved bruk av </w:t>
      </w:r>
      <w:r w:rsidR="1E465065" w:rsidRPr="00F00C8D">
        <w:rPr>
          <w:rFonts w:ascii="Times New Roman" w:eastAsia="Aptos" w:hAnsi="Times New Roman" w:cs="Times New Roman"/>
        </w:rPr>
        <w:t xml:space="preserve">Google kontoen din! </w:t>
      </w:r>
    </w:p>
    <w:p w14:paraId="5974D866" w14:textId="0A4CC7CF" w:rsidR="59EE082B" w:rsidRPr="00F00C8D" w:rsidRDefault="1A15DC9E" w:rsidP="0007788F">
      <w:pPr>
        <w:spacing w:before="240" w:after="240" w:line="360" w:lineRule="auto"/>
        <w:rPr>
          <w:rFonts w:ascii="Times New Roman" w:eastAsia="Aptos" w:hAnsi="Times New Roman" w:cs="Times New Roman"/>
          <w:b/>
          <w:sz w:val="28"/>
          <w:szCs w:val="28"/>
        </w:rPr>
      </w:pPr>
      <w:r w:rsidRPr="00F00C8D">
        <w:rPr>
          <w:rFonts w:ascii="Times New Roman" w:eastAsia="Aptos" w:hAnsi="Times New Roman" w:cs="Times New Roman"/>
          <w:b/>
          <w:bCs/>
          <w:sz w:val="28"/>
          <w:szCs w:val="28"/>
        </w:rPr>
        <w:t>Funksjonalitet</w:t>
      </w:r>
    </w:p>
    <w:p w14:paraId="550BC1C9" w14:textId="28A5C393" w:rsidR="59EE082B" w:rsidRPr="00F00C8D" w:rsidRDefault="7D1A0B4D"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Det første som møter brukeren når hen åpner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 er </w:t>
      </w:r>
      <w:r w:rsidR="6B60A73A" w:rsidRPr="00F00C8D">
        <w:rPr>
          <w:rFonts w:ascii="Times New Roman" w:eastAsia="Aptos" w:hAnsi="Times New Roman" w:cs="Times New Roman"/>
        </w:rPr>
        <w:t>velkomstsiden hvor man enkelt kan registrere seg i appen og få tilgang til dashbordet (Hovedmenyen).</w:t>
      </w:r>
      <w:r w:rsidR="12519AB3" w:rsidRPr="00F00C8D">
        <w:rPr>
          <w:rFonts w:ascii="Times New Roman" w:eastAsia="Aptos" w:hAnsi="Times New Roman" w:cs="Times New Roman"/>
        </w:rPr>
        <w:t xml:space="preserve"> Når man har logget inn dukker brukerens navn opp i venstre hjørne og sier</w:t>
      </w:r>
      <w:r w:rsidR="6B60A73A" w:rsidRPr="00F00C8D">
        <w:rPr>
          <w:rFonts w:ascii="Times New Roman" w:eastAsia="Aptos" w:hAnsi="Times New Roman" w:cs="Times New Roman"/>
        </w:rPr>
        <w:t xml:space="preserve"> </w:t>
      </w:r>
      <w:r w:rsidR="20611BAA" w:rsidRPr="00F00C8D">
        <w:rPr>
          <w:rFonts w:ascii="Times New Roman" w:eastAsia="Aptos" w:hAnsi="Times New Roman" w:cs="Times New Roman"/>
        </w:rPr>
        <w:t>eksempelvis “Hei Jonat</w:t>
      </w:r>
      <w:r w:rsidR="00FD7430" w:rsidRPr="00F00C8D">
        <w:rPr>
          <w:rFonts w:ascii="Times New Roman" w:eastAsia="Aptos" w:hAnsi="Times New Roman" w:cs="Times New Roman"/>
        </w:rPr>
        <w:t>h</w:t>
      </w:r>
      <w:r w:rsidR="20611BAA" w:rsidRPr="00F00C8D">
        <w:rPr>
          <w:rFonts w:ascii="Times New Roman" w:eastAsia="Aptos" w:hAnsi="Times New Roman" w:cs="Times New Roman"/>
        </w:rPr>
        <w:t xml:space="preserve">an!” Dette skjer automatisk når man har laget en bruker. Appen er koblet til </w:t>
      </w:r>
      <w:r w:rsidR="15B5F206" w:rsidRPr="00F00C8D">
        <w:rPr>
          <w:rFonts w:ascii="Times New Roman" w:eastAsia="Aptos" w:hAnsi="Times New Roman" w:cs="Times New Roman"/>
        </w:rPr>
        <w:t>“Firebase”</w:t>
      </w:r>
      <w:r w:rsidR="5EFAEB8F" w:rsidRPr="00F00C8D">
        <w:rPr>
          <w:rFonts w:ascii="Times New Roman" w:eastAsia="Aptos" w:hAnsi="Times New Roman" w:cs="Times New Roman"/>
        </w:rPr>
        <w:t>,</w:t>
      </w:r>
      <w:r w:rsidR="15B5F206" w:rsidRPr="00F00C8D">
        <w:rPr>
          <w:rFonts w:ascii="Times New Roman" w:eastAsia="Aptos" w:hAnsi="Times New Roman" w:cs="Times New Roman"/>
        </w:rPr>
        <w:t xml:space="preserve"> som er en </w:t>
      </w:r>
      <w:r w:rsidR="4B05CE7E" w:rsidRPr="00F00C8D">
        <w:rPr>
          <w:rFonts w:ascii="Times New Roman" w:eastAsia="Aptos" w:hAnsi="Times New Roman" w:cs="Times New Roman"/>
        </w:rPr>
        <w:t xml:space="preserve">database </w:t>
      </w:r>
      <w:r w:rsidR="15B5F206" w:rsidRPr="00F00C8D">
        <w:rPr>
          <w:rFonts w:ascii="Times New Roman" w:eastAsia="Aptos" w:hAnsi="Times New Roman" w:cs="Times New Roman"/>
        </w:rPr>
        <w:t xml:space="preserve">som trygt lagrer mailadresse og passord for innlogging med Google kontoen din.  </w:t>
      </w:r>
      <w:r w:rsidRPr="00F00C8D">
        <w:rPr>
          <w:rFonts w:ascii="Times New Roman" w:hAnsi="Times New Roman" w:cs="Times New Roman"/>
        </w:rPr>
        <w:br/>
      </w:r>
      <w:r w:rsidRPr="00F00C8D">
        <w:rPr>
          <w:rFonts w:ascii="Times New Roman" w:hAnsi="Times New Roman" w:cs="Times New Roman"/>
        </w:rPr>
        <w:br/>
      </w:r>
      <w:r w:rsidR="2BDCAC18" w:rsidRPr="00F00C8D">
        <w:rPr>
          <w:rFonts w:ascii="Times New Roman" w:eastAsia="Aptos" w:hAnsi="Times New Roman" w:cs="Times New Roman"/>
        </w:rPr>
        <w:t xml:space="preserve">Fra Dashbordet har brukerne mulighet til å se nåværende strømpris, samt den høyeste og laveste strømprisen for dagen i dag. </w:t>
      </w:r>
      <w:r w:rsidR="40CC308C" w:rsidRPr="00F00C8D">
        <w:rPr>
          <w:rFonts w:ascii="Times New Roman" w:eastAsia="Aptos" w:hAnsi="Times New Roman" w:cs="Times New Roman"/>
        </w:rPr>
        <w:t xml:space="preserve">Videre kan </w:t>
      </w:r>
      <w:r w:rsidR="52C0AB2D" w:rsidRPr="00F00C8D">
        <w:rPr>
          <w:rFonts w:ascii="Times New Roman" w:eastAsia="Aptos" w:hAnsi="Times New Roman" w:cs="Times New Roman"/>
        </w:rPr>
        <w:t xml:space="preserve">brukeren navigere seg </w:t>
      </w:r>
      <w:r w:rsidR="284A5D67" w:rsidRPr="00F00C8D">
        <w:rPr>
          <w:rFonts w:ascii="Times New Roman" w:eastAsia="Aptos" w:hAnsi="Times New Roman" w:cs="Times New Roman"/>
        </w:rPr>
        <w:t xml:space="preserve">til en </w:t>
      </w:r>
      <w:r w:rsidR="1ED42905" w:rsidRPr="00F00C8D">
        <w:rPr>
          <w:rFonts w:ascii="Times New Roman" w:eastAsia="Aptos" w:hAnsi="Times New Roman" w:cs="Times New Roman"/>
        </w:rPr>
        <w:t>side om ladehistorikk</w:t>
      </w:r>
      <w:r w:rsidR="00055490" w:rsidRPr="00F00C8D">
        <w:rPr>
          <w:rFonts w:ascii="Times New Roman" w:eastAsia="Aptos" w:hAnsi="Times New Roman" w:cs="Times New Roman"/>
        </w:rPr>
        <w:t xml:space="preserve"> </w:t>
      </w:r>
      <w:r w:rsidR="1ED42905" w:rsidRPr="00F00C8D">
        <w:rPr>
          <w:rFonts w:ascii="Times New Roman" w:eastAsia="Aptos" w:hAnsi="Times New Roman" w:cs="Times New Roman"/>
        </w:rPr>
        <w:t xml:space="preserve">(Ingen </w:t>
      </w:r>
      <w:r w:rsidR="5F06D7A9" w:rsidRPr="00F00C8D">
        <w:rPr>
          <w:rFonts w:ascii="Times New Roman" w:eastAsia="Aptos" w:hAnsi="Times New Roman" w:cs="Times New Roman"/>
        </w:rPr>
        <w:t xml:space="preserve">funksjonalitet enda), </w:t>
      </w:r>
      <w:r w:rsidR="4C9C1163" w:rsidRPr="00F00C8D">
        <w:rPr>
          <w:rFonts w:ascii="Times New Roman" w:eastAsia="Aptos" w:hAnsi="Times New Roman" w:cs="Times New Roman"/>
        </w:rPr>
        <w:t xml:space="preserve">en </w:t>
      </w:r>
      <w:r w:rsidR="770F1E78" w:rsidRPr="00F00C8D">
        <w:rPr>
          <w:rFonts w:ascii="Times New Roman" w:eastAsia="Aptos" w:hAnsi="Times New Roman" w:cs="Times New Roman"/>
        </w:rPr>
        <w:t>strømprisgraf</w:t>
      </w:r>
      <w:r w:rsidR="5B35D1C5" w:rsidRPr="00F00C8D">
        <w:rPr>
          <w:rFonts w:ascii="Times New Roman" w:eastAsia="Aptos" w:hAnsi="Times New Roman" w:cs="Times New Roman"/>
        </w:rPr>
        <w:t xml:space="preserve"> </w:t>
      </w:r>
      <w:r w:rsidR="4559D5DD" w:rsidRPr="00F00C8D">
        <w:rPr>
          <w:rFonts w:ascii="Times New Roman" w:eastAsia="Aptos" w:hAnsi="Times New Roman" w:cs="Times New Roman"/>
        </w:rPr>
        <w:t xml:space="preserve">som </w:t>
      </w:r>
      <w:r w:rsidR="6475435E" w:rsidRPr="00F00C8D">
        <w:rPr>
          <w:rFonts w:ascii="Times New Roman" w:eastAsia="Aptos" w:hAnsi="Times New Roman" w:cs="Times New Roman"/>
        </w:rPr>
        <w:t xml:space="preserve">ved lansering skal </w:t>
      </w:r>
      <w:r w:rsidR="1BAF871E" w:rsidRPr="00F00C8D">
        <w:rPr>
          <w:rFonts w:ascii="Times New Roman" w:eastAsia="Aptos" w:hAnsi="Times New Roman" w:cs="Times New Roman"/>
        </w:rPr>
        <w:t xml:space="preserve">kunne visuelt </w:t>
      </w:r>
      <w:r w:rsidR="7D8CDDEB" w:rsidRPr="00F00C8D">
        <w:rPr>
          <w:rFonts w:ascii="Times New Roman" w:eastAsia="Aptos" w:hAnsi="Times New Roman" w:cs="Times New Roman"/>
        </w:rPr>
        <w:t xml:space="preserve">vise historiske </w:t>
      </w:r>
      <w:r w:rsidR="515AA1D5" w:rsidRPr="00F00C8D">
        <w:rPr>
          <w:rFonts w:ascii="Times New Roman" w:eastAsia="Aptos" w:hAnsi="Times New Roman" w:cs="Times New Roman"/>
        </w:rPr>
        <w:t xml:space="preserve">strømpriser, </w:t>
      </w:r>
      <w:r w:rsidR="38B2A7DA" w:rsidRPr="00F00C8D">
        <w:rPr>
          <w:rFonts w:ascii="Times New Roman" w:eastAsia="Aptos" w:hAnsi="Times New Roman" w:cs="Times New Roman"/>
        </w:rPr>
        <w:t xml:space="preserve">strømprisen for </w:t>
      </w:r>
      <w:r w:rsidR="4D21855B" w:rsidRPr="00F00C8D">
        <w:rPr>
          <w:rFonts w:ascii="Times New Roman" w:eastAsia="Aptos" w:hAnsi="Times New Roman" w:cs="Times New Roman"/>
        </w:rPr>
        <w:t xml:space="preserve">i dag og i morgen. </w:t>
      </w:r>
      <w:r w:rsidR="0CE56412" w:rsidRPr="00F00C8D">
        <w:rPr>
          <w:rFonts w:ascii="Times New Roman" w:eastAsia="Aptos" w:hAnsi="Times New Roman" w:cs="Times New Roman"/>
        </w:rPr>
        <w:t>I tillegg kan man</w:t>
      </w:r>
      <w:r w:rsidR="4A176B28" w:rsidRPr="00F00C8D">
        <w:rPr>
          <w:rFonts w:ascii="Times New Roman" w:eastAsia="Aptos" w:hAnsi="Times New Roman" w:cs="Times New Roman"/>
        </w:rPr>
        <w:t xml:space="preserve"> navigere seg til “</w:t>
      </w:r>
      <w:r w:rsidR="5DD0B3EC" w:rsidRPr="00F00C8D">
        <w:rPr>
          <w:rFonts w:ascii="Times New Roman" w:eastAsia="Aptos" w:hAnsi="Times New Roman" w:cs="Times New Roman"/>
        </w:rPr>
        <w:t>Innstillinger</w:t>
      </w:r>
      <w:r w:rsidR="7C9F0842" w:rsidRPr="00F00C8D">
        <w:rPr>
          <w:rFonts w:ascii="Times New Roman" w:eastAsia="Aptos" w:hAnsi="Times New Roman" w:cs="Times New Roman"/>
        </w:rPr>
        <w:t xml:space="preserve">”, hvor man kan bytte til </w:t>
      </w:r>
      <w:r w:rsidR="3C806DA5" w:rsidRPr="00F00C8D">
        <w:rPr>
          <w:rFonts w:ascii="Times New Roman" w:eastAsia="Aptos" w:hAnsi="Times New Roman" w:cs="Times New Roman"/>
        </w:rPr>
        <w:t>“</w:t>
      </w:r>
      <w:proofErr w:type="spellStart"/>
      <w:r w:rsidR="3C806DA5" w:rsidRPr="00F00C8D">
        <w:rPr>
          <w:rFonts w:ascii="Times New Roman" w:eastAsia="Aptos" w:hAnsi="Times New Roman" w:cs="Times New Roman"/>
        </w:rPr>
        <w:t>Darkmode</w:t>
      </w:r>
      <w:proofErr w:type="spellEnd"/>
      <w:r w:rsidR="3C806DA5" w:rsidRPr="00F00C8D">
        <w:rPr>
          <w:rFonts w:ascii="Times New Roman" w:eastAsia="Aptos" w:hAnsi="Times New Roman" w:cs="Times New Roman"/>
        </w:rPr>
        <w:t xml:space="preserve">” eller endre </w:t>
      </w:r>
      <w:r w:rsidR="468E4A20" w:rsidRPr="00F00C8D">
        <w:rPr>
          <w:rFonts w:ascii="Times New Roman" w:eastAsia="Aptos" w:hAnsi="Times New Roman" w:cs="Times New Roman"/>
        </w:rPr>
        <w:t>språket til engelsk</w:t>
      </w:r>
      <w:r w:rsidR="5DD0B3EC" w:rsidRPr="00F00C8D">
        <w:rPr>
          <w:rFonts w:ascii="Times New Roman" w:eastAsia="Aptos" w:hAnsi="Times New Roman" w:cs="Times New Roman"/>
        </w:rPr>
        <w:t xml:space="preserve">. </w:t>
      </w:r>
      <w:r w:rsidR="5D2B2E17" w:rsidRPr="00F00C8D">
        <w:rPr>
          <w:rFonts w:ascii="Times New Roman" w:eastAsia="Aptos" w:hAnsi="Times New Roman" w:cs="Times New Roman"/>
        </w:rPr>
        <w:t>I</w:t>
      </w:r>
      <w:r w:rsidR="19D495A1" w:rsidRPr="00F00C8D">
        <w:rPr>
          <w:rFonts w:ascii="Times New Roman" w:eastAsia="Aptos" w:hAnsi="Times New Roman" w:cs="Times New Roman"/>
        </w:rPr>
        <w:t xml:space="preserve"> </w:t>
      </w:r>
      <w:proofErr w:type="spellStart"/>
      <w:r w:rsidR="19D495A1" w:rsidRPr="00F00C8D">
        <w:rPr>
          <w:rFonts w:ascii="Times New Roman" w:eastAsia="Aptos" w:hAnsi="Times New Roman" w:cs="Times New Roman"/>
        </w:rPr>
        <w:t>VarsEL</w:t>
      </w:r>
      <w:proofErr w:type="spellEnd"/>
      <w:r w:rsidR="19D495A1" w:rsidRPr="00F00C8D">
        <w:rPr>
          <w:rFonts w:ascii="Times New Roman" w:eastAsia="Aptos" w:hAnsi="Times New Roman" w:cs="Times New Roman"/>
        </w:rPr>
        <w:t xml:space="preserve">-appen får man også et varsel om når strømprisen er lavest, slik at brukeren slipper å følge med på dette selv. Vi har laget funksjonen som gjør dette, men ikke implementert det i selve prototypen.  </w:t>
      </w:r>
    </w:p>
    <w:p w14:paraId="703C9BF0" w14:textId="07D3B19E" w:rsidR="19D495A1" w:rsidRPr="00F00C8D" w:rsidRDefault="2E19AE85" w:rsidP="0007788F">
      <w:pPr>
        <w:spacing w:before="240" w:after="240" w:line="360" w:lineRule="auto"/>
        <w:rPr>
          <w:rFonts w:ascii="Times New Roman" w:eastAsia="Aptos" w:hAnsi="Times New Roman" w:cs="Times New Roman"/>
          <w:b/>
          <w:sz w:val="28"/>
          <w:szCs w:val="28"/>
        </w:rPr>
      </w:pPr>
      <w:r w:rsidRPr="00F00C8D">
        <w:rPr>
          <w:rFonts w:ascii="Times New Roman" w:eastAsia="Aptos" w:hAnsi="Times New Roman" w:cs="Times New Roman"/>
          <w:b/>
          <w:bCs/>
          <w:sz w:val="28"/>
          <w:szCs w:val="28"/>
        </w:rPr>
        <w:t>Brukergrensesnittet</w:t>
      </w:r>
    </w:p>
    <w:p w14:paraId="5BA0ACEB" w14:textId="7F85B029" w:rsidR="59EE082B" w:rsidRPr="00F00C8D" w:rsidRDefault="17D347E6" w:rsidP="0007788F">
      <w:pPr>
        <w:spacing w:before="240" w:after="240" w:line="360" w:lineRule="auto"/>
        <w:rPr>
          <w:rFonts w:ascii="Times New Roman" w:hAnsi="Times New Roman" w:cs="Times New Roman"/>
        </w:rPr>
      </w:pPr>
      <w:r w:rsidRPr="00F00C8D">
        <w:rPr>
          <w:rFonts w:ascii="Times New Roman" w:eastAsia="Times New Roman" w:hAnsi="Times New Roman" w:cs="Times New Roman"/>
        </w:rPr>
        <w:t xml:space="preserve">Brukergrensesnittet for </w:t>
      </w:r>
      <w:proofErr w:type="spellStart"/>
      <w:r w:rsidRPr="00F00C8D">
        <w:rPr>
          <w:rFonts w:ascii="Times New Roman" w:eastAsia="Times New Roman" w:hAnsi="Times New Roman" w:cs="Times New Roman"/>
        </w:rPr>
        <w:t>VarsEL</w:t>
      </w:r>
      <w:proofErr w:type="spellEnd"/>
      <w:r w:rsidRPr="00F00C8D">
        <w:rPr>
          <w:rFonts w:ascii="Times New Roman" w:eastAsia="Times New Roman" w:hAnsi="Times New Roman" w:cs="Times New Roman"/>
        </w:rPr>
        <w:t xml:space="preserve">-appen ble først designet i </w:t>
      </w:r>
      <w:proofErr w:type="spellStart"/>
      <w:r w:rsidRPr="00F00C8D">
        <w:rPr>
          <w:rFonts w:ascii="Times New Roman" w:eastAsia="Times New Roman" w:hAnsi="Times New Roman" w:cs="Times New Roman"/>
        </w:rPr>
        <w:t>Figma</w:t>
      </w:r>
      <w:proofErr w:type="spellEnd"/>
      <w:r w:rsidRPr="00F00C8D">
        <w:rPr>
          <w:rFonts w:ascii="Times New Roman" w:eastAsia="Times New Roman" w:hAnsi="Times New Roman" w:cs="Times New Roman"/>
        </w:rPr>
        <w:t xml:space="preserve"> og deretter implementert ved hjelp av Vue.js (som nevnt tidligere). Appen er utviklet med brukeren i fokus, med et enkelt og intuitivt design som sikrer enkel navigering. Målet har vært å gjøre appen lettforståelig og brukervennlig for alle.</w:t>
      </w:r>
    </w:p>
    <w:p w14:paraId="520F8203" w14:textId="15E138DF" w:rsidR="5998D7B8" w:rsidRPr="00F00C8D" w:rsidRDefault="46525E3A" w:rsidP="0007788F">
      <w:pPr>
        <w:spacing w:before="240" w:after="240" w:line="360" w:lineRule="auto"/>
        <w:rPr>
          <w:rFonts w:ascii="Times New Roman" w:eastAsia="Times New Roman" w:hAnsi="Times New Roman" w:cs="Times New Roman"/>
          <w:b/>
          <w:bCs/>
          <w:sz w:val="28"/>
          <w:szCs w:val="28"/>
        </w:rPr>
      </w:pPr>
      <w:r w:rsidRPr="00F00C8D">
        <w:rPr>
          <w:rFonts w:ascii="Times New Roman" w:eastAsia="Times New Roman" w:hAnsi="Times New Roman" w:cs="Times New Roman"/>
          <w:b/>
          <w:bCs/>
          <w:sz w:val="28"/>
          <w:szCs w:val="28"/>
        </w:rPr>
        <w:lastRenderedPageBreak/>
        <w:t>Teknologi</w:t>
      </w:r>
    </w:p>
    <w:p w14:paraId="7C00EF22" w14:textId="133A3152" w:rsidR="17FB1297" w:rsidRPr="00F00C8D" w:rsidRDefault="178DE086" w:rsidP="0007788F">
      <w:pPr>
        <w:spacing w:before="240" w:after="240" w:line="360" w:lineRule="auto"/>
        <w:rPr>
          <w:rFonts w:ascii="Times New Roman" w:eastAsia="Aptos" w:hAnsi="Times New Roman" w:cs="Times New Roman"/>
        </w:rPr>
      </w:pPr>
      <w:r w:rsidRPr="00F00C8D">
        <w:rPr>
          <w:rFonts w:ascii="Times New Roman" w:eastAsia="Times New Roman" w:hAnsi="Times New Roman" w:cs="Times New Roman"/>
        </w:rPr>
        <w:t xml:space="preserve">I arbeidet vårt har vi </w:t>
      </w:r>
      <w:r w:rsidR="71CBD028" w:rsidRPr="00F00C8D">
        <w:rPr>
          <w:rFonts w:ascii="Times New Roman" w:eastAsia="Times New Roman" w:hAnsi="Times New Roman" w:cs="Times New Roman"/>
        </w:rPr>
        <w:t xml:space="preserve">brukt </w:t>
      </w:r>
      <w:r w:rsidR="0B282D80" w:rsidRPr="00F00C8D">
        <w:rPr>
          <w:rFonts w:ascii="Times New Roman" w:eastAsia="Times New Roman" w:hAnsi="Times New Roman" w:cs="Times New Roman"/>
        </w:rPr>
        <w:t xml:space="preserve">programmeringsspråket </w:t>
      </w:r>
      <w:r w:rsidR="33F684E6" w:rsidRPr="00F00C8D">
        <w:rPr>
          <w:rFonts w:ascii="Times New Roman" w:eastAsia="Times New Roman" w:hAnsi="Times New Roman" w:cs="Times New Roman"/>
        </w:rPr>
        <w:t xml:space="preserve">Java </w:t>
      </w:r>
      <w:r w:rsidR="1117DDF2" w:rsidRPr="00F00C8D">
        <w:rPr>
          <w:rFonts w:ascii="Times New Roman" w:eastAsia="Times New Roman" w:hAnsi="Times New Roman" w:cs="Times New Roman"/>
        </w:rPr>
        <w:t xml:space="preserve">til å </w:t>
      </w:r>
      <w:r w:rsidR="7764F881" w:rsidRPr="00F00C8D">
        <w:rPr>
          <w:rFonts w:ascii="Times New Roman" w:eastAsia="Times New Roman" w:hAnsi="Times New Roman" w:cs="Times New Roman"/>
        </w:rPr>
        <w:t xml:space="preserve">lage flere </w:t>
      </w:r>
      <w:r w:rsidR="0F40FC63" w:rsidRPr="00F00C8D">
        <w:rPr>
          <w:rFonts w:ascii="Times New Roman" w:eastAsia="Times New Roman" w:hAnsi="Times New Roman" w:cs="Times New Roman"/>
        </w:rPr>
        <w:t xml:space="preserve">funksjoner som kan </w:t>
      </w:r>
      <w:r w:rsidR="4B8D9A8C" w:rsidRPr="00F00C8D">
        <w:rPr>
          <w:rFonts w:ascii="Times New Roman" w:eastAsia="Times New Roman" w:hAnsi="Times New Roman" w:cs="Times New Roman"/>
        </w:rPr>
        <w:t xml:space="preserve">tas i bruk </w:t>
      </w:r>
      <w:r w:rsidR="02B56271" w:rsidRPr="00F00C8D">
        <w:rPr>
          <w:rFonts w:ascii="Times New Roman" w:eastAsia="Times New Roman" w:hAnsi="Times New Roman" w:cs="Times New Roman"/>
        </w:rPr>
        <w:t xml:space="preserve">med appen. </w:t>
      </w:r>
      <w:r w:rsidR="67249548" w:rsidRPr="00F00C8D">
        <w:rPr>
          <w:rFonts w:ascii="Times New Roman" w:eastAsia="Times New Roman" w:hAnsi="Times New Roman" w:cs="Times New Roman"/>
        </w:rPr>
        <w:t>Vi har</w:t>
      </w:r>
      <w:r w:rsidR="21C7282E" w:rsidRPr="00F00C8D">
        <w:rPr>
          <w:rFonts w:ascii="Times New Roman" w:eastAsia="Times New Roman" w:hAnsi="Times New Roman" w:cs="Times New Roman"/>
        </w:rPr>
        <w:t xml:space="preserve"> </w:t>
      </w:r>
      <w:r w:rsidR="21C7282E" w:rsidRPr="00F00C8D">
        <w:rPr>
          <w:rFonts w:ascii="Times New Roman" w:eastAsia="Aptos" w:hAnsi="Times New Roman" w:cs="Times New Roman"/>
        </w:rPr>
        <w:t xml:space="preserve">også utviklet </w:t>
      </w:r>
      <w:r w:rsidR="00DE39F8" w:rsidRPr="00F00C8D">
        <w:rPr>
          <w:rFonts w:ascii="Times New Roman" w:eastAsia="Aptos" w:hAnsi="Times New Roman" w:cs="Times New Roman"/>
        </w:rPr>
        <w:t>GPS</w:t>
      </w:r>
      <w:r w:rsidR="21C7282E" w:rsidRPr="00F00C8D">
        <w:rPr>
          <w:rFonts w:ascii="Times New Roman" w:eastAsia="Aptos" w:hAnsi="Times New Roman" w:cs="Times New Roman"/>
        </w:rPr>
        <w:t>-</w:t>
      </w:r>
      <w:r w:rsidR="00F42207" w:rsidRPr="00F00C8D">
        <w:rPr>
          <w:rFonts w:ascii="Times New Roman" w:eastAsia="Aptos" w:hAnsi="Times New Roman" w:cs="Times New Roman"/>
        </w:rPr>
        <w:t>funksjonalitet</w:t>
      </w:r>
      <w:r w:rsidR="00A51416" w:rsidRPr="00F00C8D">
        <w:rPr>
          <w:rFonts w:ascii="Times New Roman" w:eastAsia="Aptos" w:hAnsi="Times New Roman" w:cs="Times New Roman"/>
        </w:rPr>
        <w:t xml:space="preserve"> </w:t>
      </w:r>
      <w:r w:rsidR="52D8F465" w:rsidRPr="00F00C8D">
        <w:rPr>
          <w:rFonts w:ascii="Times New Roman" w:eastAsia="Aptos" w:hAnsi="Times New Roman" w:cs="Times New Roman"/>
        </w:rPr>
        <w:t>som</w:t>
      </w:r>
      <w:r w:rsidR="21C7282E" w:rsidRPr="00F00C8D">
        <w:rPr>
          <w:rFonts w:ascii="Times New Roman" w:eastAsia="Aptos" w:hAnsi="Times New Roman" w:cs="Times New Roman"/>
        </w:rPr>
        <w:t xml:space="preserve"> sjekker om brukeren er innenfor en 100 meter radius av huset sitt</w:t>
      </w:r>
      <w:r w:rsidR="35701F81" w:rsidRPr="00F00C8D">
        <w:rPr>
          <w:rFonts w:ascii="Times New Roman" w:eastAsia="Aptos" w:hAnsi="Times New Roman" w:cs="Times New Roman"/>
        </w:rPr>
        <w:t>,</w:t>
      </w:r>
      <w:r w:rsidR="063A7EAB" w:rsidRPr="00F00C8D">
        <w:rPr>
          <w:rFonts w:ascii="Times New Roman" w:eastAsia="Aptos" w:hAnsi="Times New Roman" w:cs="Times New Roman"/>
        </w:rPr>
        <w:t xml:space="preserve"> hvor </w:t>
      </w:r>
      <w:r w:rsidR="1FD455B1" w:rsidRPr="00F00C8D">
        <w:rPr>
          <w:rFonts w:ascii="Times New Roman" w:eastAsia="Aptos" w:hAnsi="Times New Roman" w:cs="Times New Roman"/>
        </w:rPr>
        <w:t xml:space="preserve">tanken er at </w:t>
      </w:r>
      <w:proofErr w:type="spellStart"/>
      <w:r w:rsidR="6933D8A8" w:rsidRPr="00F00C8D">
        <w:rPr>
          <w:rFonts w:ascii="Times New Roman" w:eastAsia="Aptos" w:hAnsi="Times New Roman" w:cs="Times New Roman"/>
        </w:rPr>
        <w:t>VarsEL</w:t>
      </w:r>
      <w:proofErr w:type="spellEnd"/>
      <w:r w:rsidR="037CB78F" w:rsidRPr="00F00C8D">
        <w:rPr>
          <w:rFonts w:ascii="Times New Roman" w:eastAsia="Aptos" w:hAnsi="Times New Roman" w:cs="Times New Roman"/>
        </w:rPr>
        <w:t xml:space="preserve">- appen </w:t>
      </w:r>
      <w:r w:rsidR="6E5286D6" w:rsidRPr="00F00C8D">
        <w:rPr>
          <w:rFonts w:ascii="Times New Roman" w:eastAsia="Aptos" w:hAnsi="Times New Roman" w:cs="Times New Roman"/>
        </w:rPr>
        <w:t>skal kunne registrere</w:t>
      </w:r>
      <w:r w:rsidR="5B762128" w:rsidRPr="00F00C8D">
        <w:rPr>
          <w:rFonts w:ascii="Times New Roman" w:eastAsia="Aptos" w:hAnsi="Times New Roman" w:cs="Times New Roman"/>
        </w:rPr>
        <w:t xml:space="preserve"> når brukeren </w:t>
      </w:r>
      <w:r w:rsidR="5B6A7F1E" w:rsidRPr="00F00C8D">
        <w:rPr>
          <w:rFonts w:ascii="Times New Roman" w:eastAsia="Aptos" w:hAnsi="Times New Roman" w:cs="Times New Roman"/>
        </w:rPr>
        <w:t xml:space="preserve">kommer hjem og i </w:t>
      </w:r>
      <w:r w:rsidR="12401DD8" w:rsidRPr="00F00C8D">
        <w:rPr>
          <w:rFonts w:ascii="Times New Roman" w:eastAsia="Aptos" w:hAnsi="Times New Roman" w:cs="Times New Roman"/>
        </w:rPr>
        <w:t>fremtiden</w:t>
      </w:r>
      <w:r w:rsidR="38CE6D5D" w:rsidRPr="00F00C8D">
        <w:rPr>
          <w:rFonts w:ascii="Times New Roman" w:eastAsia="Aptos" w:hAnsi="Times New Roman" w:cs="Times New Roman"/>
        </w:rPr>
        <w:t xml:space="preserve"> vil det være </w:t>
      </w:r>
      <w:r w:rsidR="2B2BC299" w:rsidRPr="00F00C8D">
        <w:rPr>
          <w:rFonts w:ascii="Times New Roman" w:eastAsia="Aptos" w:hAnsi="Times New Roman" w:cs="Times New Roman"/>
        </w:rPr>
        <w:t xml:space="preserve">mulig for </w:t>
      </w:r>
      <w:r w:rsidR="0DD5E4E9" w:rsidRPr="00F00C8D">
        <w:rPr>
          <w:rFonts w:ascii="Times New Roman" w:eastAsia="Aptos" w:hAnsi="Times New Roman" w:cs="Times New Roman"/>
        </w:rPr>
        <w:t>appen å gi en indikasjon på om</w:t>
      </w:r>
      <w:r w:rsidR="5FABC15B" w:rsidRPr="00F00C8D">
        <w:rPr>
          <w:rFonts w:ascii="Times New Roman" w:eastAsia="Aptos" w:hAnsi="Times New Roman" w:cs="Times New Roman"/>
        </w:rPr>
        <w:t xml:space="preserve"> brukeren burde lade </w:t>
      </w:r>
      <w:r w:rsidR="5584BF59" w:rsidRPr="00F00C8D">
        <w:rPr>
          <w:rFonts w:ascii="Times New Roman" w:eastAsia="Aptos" w:hAnsi="Times New Roman" w:cs="Times New Roman"/>
        </w:rPr>
        <w:t xml:space="preserve">bilen </w:t>
      </w:r>
      <w:r w:rsidR="686C0E5A" w:rsidRPr="00F00C8D">
        <w:rPr>
          <w:rFonts w:ascii="Times New Roman" w:eastAsia="Aptos" w:hAnsi="Times New Roman" w:cs="Times New Roman"/>
        </w:rPr>
        <w:t xml:space="preserve">basert på daværende strømpris. </w:t>
      </w:r>
      <w:r w:rsidR="1BEB1004" w:rsidRPr="00F00C8D">
        <w:rPr>
          <w:rFonts w:ascii="Times New Roman" w:eastAsia="Aptos" w:hAnsi="Times New Roman" w:cs="Times New Roman"/>
        </w:rPr>
        <w:t xml:space="preserve">Strømpriser kan bli hentet fra fem forskjellige soner i Norge og </w:t>
      </w:r>
      <w:r w:rsidR="4A224C5C" w:rsidRPr="00F00C8D">
        <w:rPr>
          <w:rFonts w:ascii="Times New Roman" w:eastAsia="Aptos" w:hAnsi="Times New Roman" w:cs="Times New Roman"/>
        </w:rPr>
        <w:t xml:space="preserve">i fremtidige versjoner av </w:t>
      </w:r>
      <w:proofErr w:type="spellStart"/>
      <w:r w:rsidR="4A224C5C" w:rsidRPr="00F00C8D">
        <w:rPr>
          <w:rFonts w:ascii="Times New Roman" w:eastAsia="Aptos" w:hAnsi="Times New Roman" w:cs="Times New Roman"/>
        </w:rPr>
        <w:t>VarsEL</w:t>
      </w:r>
      <w:proofErr w:type="spellEnd"/>
      <w:r w:rsidR="4A224C5C" w:rsidRPr="00F00C8D">
        <w:rPr>
          <w:rFonts w:ascii="Times New Roman" w:eastAsia="Aptos" w:hAnsi="Times New Roman" w:cs="Times New Roman"/>
        </w:rPr>
        <w:t xml:space="preserve"> skal </w:t>
      </w:r>
      <w:r w:rsidR="560DA7F6" w:rsidRPr="00F00C8D">
        <w:rPr>
          <w:rFonts w:ascii="Times New Roman" w:eastAsia="Aptos" w:hAnsi="Times New Roman" w:cs="Times New Roman"/>
        </w:rPr>
        <w:t xml:space="preserve">prissonene være koblet til posisjonsteknologien slik at dette endrer seg basert på hvor man befinner seg. </w:t>
      </w:r>
    </w:p>
    <w:p w14:paraId="69FC6436" w14:textId="1A41D4B2" w:rsidR="17FB1297" w:rsidRPr="00F00C8D" w:rsidRDefault="5DB1D8B2"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I </w:t>
      </w:r>
      <w:r w:rsidR="12257C16" w:rsidRPr="00F00C8D">
        <w:rPr>
          <w:rFonts w:ascii="Times New Roman" w:eastAsia="Aptos" w:hAnsi="Times New Roman" w:cs="Times New Roman"/>
        </w:rPr>
        <w:t>Java</w:t>
      </w:r>
      <w:r w:rsidRPr="00F00C8D">
        <w:rPr>
          <w:rFonts w:ascii="Times New Roman" w:eastAsia="Aptos" w:hAnsi="Times New Roman" w:cs="Times New Roman"/>
        </w:rPr>
        <w:t xml:space="preserve"> har vi laget funksjoner </w:t>
      </w:r>
      <w:r w:rsidR="2EF4DA03" w:rsidRPr="00F00C8D">
        <w:rPr>
          <w:rFonts w:ascii="Times New Roman" w:eastAsia="Aptos" w:hAnsi="Times New Roman" w:cs="Times New Roman"/>
        </w:rPr>
        <w:t xml:space="preserve">som ikke </w:t>
      </w:r>
      <w:r w:rsidR="5BC61353" w:rsidRPr="00F00C8D">
        <w:rPr>
          <w:rFonts w:ascii="Times New Roman" w:eastAsia="Aptos" w:hAnsi="Times New Roman" w:cs="Times New Roman"/>
        </w:rPr>
        <w:t xml:space="preserve">inngår i prototypen </w:t>
      </w:r>
      <w:r w:rsidR="1BD2D86A" w:rsidRPr="00F00C8D">
        <w:rPr>
          <w:rFonts w:ascii="Times New Roman" w:eastAsia="Aptos" w:hAnsi="Times New Roman" w:cs="Times New Roman"/>
        </w:rPr>
        <w:t xml:space="preserve">per dags dato, </w:t>
      </w:r>
      <w:r w:rsidR="4D67154B" w:rsidRPr="00F00C8D">
        <w:rPr>
          <w:rFonts w:ascii="Times New Roman" w:eastAsia="Aptos" w:hAnsi="Times New Roman" w:cs="Times New Roman"/>
        </w:rPr>
        <w:t>men</w:t>
      </w:r>
      <w:r w:rsidR="2CC25D9C" w:rsidRPr="00F00C8D">
        <w:rPr>
          <w:rFonts w:ascii="Times New Roman" w:eastAsia="Aptos" w:hAnsi="Times New Roman" w:cs="Times New Roman"/>
        </w:rPr>
        <w:t xml:space="preserve"> som </w:t>
      </w:r>
      <w:r w:rsidR="08AF57FE" w:rsidRPr="00F00C8D">
        <w:rPr>
          <w:rFonts w:ascii="Times New Roman" w:eastAsia="Aptos" w:hAnsi="Times New Roman" w:cs="Times New Roman"/>
        </w:rPr>
        <w:t xml:space="preserve">kan bli implementert i senere versjoner. </w:t>
      </w:r>
      <w:r w:rsidR="47D07978" w:rsidRPr="00F00C8D">
        <w:rPr>
          <w:rFonts w:ascii="Times New Roman" w:eastAsia="Aptos" w:hAnsi="Times New Roman" w:cs="Times New Roman"/>
        </w:rPr>
        <w:t xml:space="preserve">I </w:t>
      </w:r>
      <w:r w:rsidR="00B94580" w:rsidRPr="00F00C8D">
        <w:rPr>
          <w:rFonts w:ascii="Times New Roman" w:eastAsia="Aptos" w:hAnsi="Times New Roman" w:cs="Times New Roman"/>
        </w:rPr>
        <w:t>Java</w:t>
      </w:r>
      <w:r w:rsidR="47D07978" w:rsidRPr="00F00C8D">
        <w:rPr>
          <w:rFonts w:ascii="Times New Roman" w:eastAsia="Aptos" w:hAnsi="Times New Roman" w:cs="Times New Roman"/>
        </w:rPr>
        <w:t xml:space="preserve"> har vi laget en egen kobling til et åpent API for å kunne hente sanntidspriser og historiske priser. Dette skal inngå i </w:t>
      </w:r>
      <w:r w:rsidR="3AD97A7E" w:rsidRPr="00F00C8D">
        <w:rPr>
          <w:rFonts w:ascii="Times New Roman" w:eastAsia="Aptos" w:hAnsi="Times New Roman" w:cs="Times New Roman"/>
        </w:rPr>
        <w:t xml:space="preserve">strømprisgrafen i </w:t>
      </w:r>
      <w:proofErr w:type="spellStart"/>
      <w:r w:rsidR="3104DC41" w:rsidRPr="00F00C8D">
        <w:rPr>
          <w:rFonts w:ascii="Times New Roman" w:eastAsia="Aptos" w:hAnsi="Times New Roman" w:cs="Times New Roman"/>
        </w:rPr>
        <w:t>VarsEL</w:t>
      </w:r>
      <w:proofErr w:type="spellEnd"/>
      <w:r w:rsidR="3104DC41" w:rsidRPr="00F00C8D">
        <w:rPr>
          <w:rFonts w:ascii="Times New Roman" w:eastAsia="Aptos" w:hAnsi="Times New Roman" w:cs="Times New Roman"/>
        </w:rPr>
        <w:t xml:space="preserve"> slik at </w:t>
      </w:r>
      <w:r w:rsidR="49D4C010" w:rsidRPr="00F00C8D">
        <w:rPr>
          <w:rFonts w:ascii="Times New Roman" w:eastAsia="Aptos" w:hAnsi="Times New Roman" w:cs="Times New Roman"/>
        </w:rPr>
        <w:t xml:space="preserve">kunden kan ta et </w:t>
      </w:r>
      <w:r w:rsidR="6651FAEC" w:rsidRPr="00F00C8D">
        <w:rPr>
          <w:rFonts w:ascii="Times New Roman" w:eastAsia="Aptos" w:hAnsi="Times New Roman" w:cs="Times New Roman"/>
        </w:rPr>
        <w:t xml:space="preserve">informert valg om når </w:t>
      </w:r>
      <w:r w:rsidR="22FE04E5" w:rsidRPr="00F00C8D">
        <w:rPr>
          <w:rFonts w:ascii="Times New Roman" w:eastAsia="Aptos" w:hAnsi="Times New Roman" w:cs="Times New Roman"/>
        </w:rPr>
        <w:t xml:space="preserve">hen burde lade </w:t>
      </w:r>
      <w:r w:rsidR="2DF6616F" w:rsidRPr="00F00C8D">
        <w:rPr>
          <w:rFonts w:ascii="Times New Roman" w:eastAsia="Aptos" w:hAnsi="Times New Roman" w:cs="Times New Roman"/>
        </w:rPr>
        <w:t xml:space="preserve">bilen, eller </w:t>
      </w:r>
      <w:r w:rsidR="18639BBD" w:rsidRPr="00F00C8D">
        <w:rPr>
          <w:rFonts w:ascii="Times New Roman" w:eastAsia="Aptos" w:hAnsi="Times New Roman" w:cs="Times New Roman"/>
        </w:rPr>
        <w:t xml:space="preserve">hvis </w:t>
      </w:r>
      <w:r w:rsidR="0B0FCA47" w:rsidRPr="00F00C8D">
        <w:rPr>
          <w:rFonts w:ascii="Times New Roman" w:eastAsia="Aptos" w:hAnsi="Times New Roman" w:cs="Times New Roman"/>
        </w:rPr>
        <w:t xml:space="preserve">vedkommende ønsker å se på </w:t>
      </w:r>
      <w:r w:rsidR="6706F267" w:rsidRPr="00F00C8D">
        <w:rPr>
          <w:rFonts w:ascii="Times New Roman" w:eastAsia="Aptos" w:hAnsi="Times New Roman" w:cs="Times New Roman"/>
        </w:rPr>
        <w:t xml:space="preserve">tidligere </w:t>
      </w:r>
      <w:r w:rsidR="22BC6609" w:rsidRPr="00F00C8D">
        <w:rPr>
          <w:rFonts w:ascii="Times New Roman" w:eastAsia="Aptos" w:hAnsi="Times New Roman" w:cs="Times New Roman"/>
        </w:rPr>
        <w:t xml:space="preserve">strømpriser. </w:t>
      </w:r>
    </w:p>
    <w:p w14:paraId="660160A4" w14:textId="58C3AD9A" w:rsidR="17FB1297" w:rsidRPr="00F00C8D" w:rsidRDefault="5D18770C"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Selve </w:t>
      </w:r>
      <w:proofErr w:type="spellStart"/>
      <w:r w:rsidRPr="00F00C8D">
        <w:rPr>
          <w:rFonts w:ascii="Times New Roman" w:eastAsia="Aptos" w:hAnsi="Times New Roman" w:cs="Times New Roman"/>
        </w:rPr>
        <w:t>VarsEL</w:t>
      </w:r>
      <w:proofErr w:type="spellEnd"/>
      <w:r w:rsidRPr="00F00C8D">
        <w:rPr>
          <w:rFonts w:ascii="Times New Roman" w:eastAsia="Aptos" w:hAnsi="Times New Roman" w:cs="Times New Roman"/>
        </w:rPr>
        <w:t xml:space="preserve">-appen skal </w:t>
      </w:r>
      <w:r w:rsidR="2E365C93" w:rsidRPr="00F00C8D">
        <w:rPr>
          <w:rFonts w:ascii="Times New Roman" w:eastAsia="Aptos" w:hAnsi="Times New Roman" w:cs="Times New Roman"/>
        </w:rPr>
        <w:t>vise</w:t>
      </w:r>
      <w:r w:rsidR="1478D5F2" w:rsidRPr="00F00C8D">
        <w:rPr>
          <w:rFonts w:ascii="Times New Roman" w:eastAsia="Aptos" w:hAnsi="Times New Roman" w:cs="Times New Roman"/>
        </w:rPr>
        <w:t xml:space="preserve"> dagens </w:t>
      </w:r>
      <w:r w:rsidR="318E655B" w:rsidRPr="00F00C8D">
        <w:rPr>
          <w:rFonts w:ascii="Times New Roman" w:eastAsia="Aptos" w:hAnsi="Times New Roman" w:cs="Times New Roman"/>
        </w:rPr>
        <w:t xml:space="preserve">høyeste </w:t>
      </w:r>
      <w:r w:rsidR="13E3322C" w:rsidRPr="00F00C8D">
        <w:rPr>
          <w:rFonts w:ascii="Times New Roman" w:eastAsia="Aptos" w:hAnsi="Times New Roman" w:cs="Times New Roman"/>
        </w:rPr>
        <w:t xml:space="preserve">og </w:t>
      </w:r>
      <w:r w:rsidR="0E63C4F6" w:rsidRPr="00F00C8D">
        <w:rPr>
          <w:rFonts w:ascii="Times New Roman" w:eastAsia="Aptos" w:hAnsi="Times New Roman" w:cs="Times New Roman"/>
        </w:rPr>
        <w:t xml:space="preserve">laveste strømpris </w:t>
      </w:r>
      <w:r w:rsidR="180CCBC4" w:rsidRPr="00F00C8D">
        <w:rPr>
          <w:rFonts w:ascii="Times New Roman" w:eastAsia="Aptos" w:hAnsi="Times New Roman" w:cs="Times New Roman"/>
        </w:rPr>
        <w:t xml:space="preserve">som nevnt i dashbordet og vi har </w:t>
      </w:r>
      <w:r w:rsidR="53778CE3" w:rsidRPr="00F00C8D">
        <w:rPr>
          <w:rFonts w:ascii="Times New Roman" w:eastAsia="Aptos" w:hAnsi="Times New Roman" w:cs="Times New Roman"/>
        </w:rPr>
        <w:t xml:space="preserve">laget </w:t>
      </w:r>
      <w:r w:rsidR="221F5095" w:rsidRPr="00F00C8D">
        <w:rPr>
          <w:rFonts w:ascii="Times New Roman" w:eastAsia="Aptos" w:hAnsi="Times New Roman" w:cs="Times New Roman"/>
        </w:rPr>
        <w:t xml:space="preserve">funksjonene som gjør </w:t>
      </w:r>
      <w:r w:rsidR="27A3C6D3" w:rsidRPr="00F00C8D">
        <w:rPr>
          <w:rFonts w:ascii="Times New Roman" w:eastAsia="Aptos" w:hAnsi="Times New Roman" w:cs="Times New Roman"/>
        </w:rPr>
        <w:t xml:space="preserve">disse </w:t>
      </w:r>
      <w:r w:rsidR="1AE74D0D" w:rsidRPr="00F00C8D">
        <w:rPr>
          <w:rFonts w:ascii="Times New Roman" w:eastAsia="Aptos" w:hAnsi="Times New Roman" w:cs="Times New Roman"/>
        </w:rPr>
        <w:t>kalkulasjonene</w:t>
      </w:r>
      <w:r w:rsidR="453E3468" w:rsidRPr="00F00C8D">
        <w:rPr>
          <w:rFonts w:ascii="Times New Roman" w:eastAsia="Aptos" w:hAnsi="Times New Roman" w:cs="Times New Roman"/>
        </w:rPr>
        <w:t xml:space="preserve">. </w:t>
      </w:r>
      <w:r w:rsidR="67AFA1E5" w:rsidRPr="00F00C8D">
        <w:rPr>
          <w:rFonts w:ascii="Times New Roman" w:eastAsia="Aptos" w:hAnsi="Times New Roman" w:cs="Times New Roman"/>
        </w:rPr>
        <w:t xml:space="preserve">For fremtidig </w:t>
      </w:r>
      <w:r w:rsidR="517197A8" w:rsidRPr="00F00C8D">
        <w:rPr>
          <w:rFonts w:ascii="Times New Roman" w:eastAsia="Aptos" w:hAnsi="Times New Roman" w:cs="Times New Roman"/>
        </w:rPr>
        <w:t xml:space="preserve">bruk </w:t>
      </w:r>
      <w:r w:rsidR="2C9B23D1" w:rsidRPr="00F00C8D">
        <w:rPr>
          <w:rFonts w:ascii="Times New Roman" w:eastAsia="Aptos" w:hAnsi="Times New Roman" w:cs="Times New Roman"/>
        </w:rPr>
        <w:t xml:space="preserve">kan dere </w:t>
      </w:r>
      <w:r w:rsidR="308DA794" w:rsidRPr="00F00C8D">
        <w:rPr>
          <w:rFonts w:ascii="Times New Roman" w:eastAsia="Aptos" w:hAnsi="Times New Roman" w:cs="Times New Roman"/>
        </w:rPr>
        <w:t xml:space="preserve">hvis dere </w:t>
      </w:r>
      <w:r w:rsidR="5CE8D9EC" w:rsidRPr="00F00C8D">
        <w:rPr>
          <w:rFonts w:ascii="Times New Roman" w:eastAsia="Aptos" w:hAnsi="Times New Roman" w:cs="Times New Roman"/>
        </w:rPr>
        <w:t xml:space="preserve">ønsker også </w:t>
      </w:r>
      <w:r w:rsidR="0365FDD3" w:rsidRPr="00F00C8D">
        <w:rPr>
          <w:rFonts w:ascii="Times New Roman" w:eastAsia="Aptos" w:hAnsi="Times New Roman" w:cs="Times New Roman"/>
        </w:rPr>
        <w:t>spesifisere eksakt data for når dere ønsker å se</w:t>
      </w:r>
      <w:r w:rsidR="518C54DC" w:rsidRPr="00F00C8D">
        <w:rPr>
          <w:rFonts w:ascii="Times New Roman" w:eastAsia="Aptos" w:hAnsi="Times New Roman" w:cs="Times New Roman"/>
        </w:rPr>
        <w:t xml:space="preserve"> </w:t>
      </w:r>
      <w:r w:rsidR="614ECF18" w:rsidRPr="00F00C8D">
        <w:rPr>
          <w:rFonts w:ascii="Times New Roman" w:eastAsia="Aptos" w:hAnsi="Times New Roman" w:cs="Times New Roman"/>
        </w:rPr>
        <w:t xml:space="preserve">strømpriser til ulike historiske </w:t>
      </w:r>
      <w:r w:rsidR="032431D2" w:rsidRPr="00F00C8D">
        <w:rPr>
          <w:rFonts w:ascii="Times New Roman" w:eastAsia="Aptos" w:hAnsi="Times New Roman" w:cs="Times New Roman"/>
        </w:rPr>
        <w:t xml:space="preserve">datoer. </w:t>
      </w:r>
      <w:r w:rsidR="2BCB7F3C" w:rsidRPr="00F00C8D">
        <w:rPr>
          <w:rFonts w:ascii="Times New Roman" w:eastAsia="Aptos" w:hAnsi="Times New Roman" w:cs="Times New Roman"/>
        </w:rPr>
        <w:t xml:space="preserve">Koden vi har skrevet kan </w:t>
      </w:r>
      <w:r w:rsidR="08E8AA28" w:rsidRPr="00F00C8D">
        <w:rPr>
          <w:rFonts w:ascii="Times New Roman" w:eastAsia="Aptos" w:hAnsi="Times New Roman" w:cs="Times New Roman"/>
        </w:rPr>
        <w:t xml:space="preserve">enkelt bli brukt </w:t>
      </w:r>
      <w:r w:rsidR="26D6501B" w:rsidRPr="00F00C8D">
        <w:rPr>
          <w:rFonts w:ascii="Times New Roman" w:eastAsia="Aptos" w:hAnsi="Times New Roman" w:cs="Times New Roman"/>
        </w:rPr>
        <w:t xml:space="preserve">til det dersom dere ønsker annen </w:t>
      </w:r>
      <w:r w:rsidR="67745DCB" w:rsidRPr="00F00C8D">
        <w:rPr>
          <w:rFonts w:ascii="Times New Roman" w:eastAsia="Aptos" w:hAnsi="Times New Roman" w:cs="Times New Roman"/>
        </w:rPr>
        <w:t xml:space="preserve">funksjonalitet enn hva </w:t>
      </w:r>
      <w:r w:rsidR="48EE26E3" w:rsidRPr="00F00C8D">
        <w:rPr>
          <w:rFonts w:ascii="Times New Roman" w:eastAsia="Aptos" w:hAnsi="Times New Roman" w:cs="Times New Roman"/>
        </w:rPr>
        <w:t xml:space="preserve">produktet </w:t>
      </w:r>
      <w:r w:rsidR="5FE679F7" w:rsidRPr="00F00C8D">
        <w:rPr>
          <w:rFonts w:ascii="Times New Roman" w:eastAsia="Aptos" w:hAnsi="Times New Roman" w:cs="Times New Roman"/>
        </w:rPr>
        <w:t xml:space="preserve">tilbyr på </w:t>
      </w:r>
      <w:r w:rsidR="71154B54" w:rsidRPr="00F00C8D">
        <w:rPr>
          <w:rFonts w:ascii="Times New Roman" w:eastAsia="Aptos" w:hAnsi="Times New Roman" w:cs="Times New Roman"/>
        </w:rPr>
        <w:t xml:space="preserve">nåværende </w:t>
      </w:r>
      <w:r w:rsidR="53391A95" w:rsidRPr="00F00C8D">
        <w:rPr>
          <w:rFonts w:ascii="Times New Roman" w:eastAsia="Aptos" w:hAnsi="Times New Roman" w:cs="Times New Roman"/>
        </w:rPr>
        <w:t xml:space="preserve">tidspunkt. </w:t>
      </w:r>
      <w:r w:rsidR="7F8B1998" w:rsidRPr="00F00C8D">
        <w:rPr>
          <w:rFonts w:ascii="Times New Roman" w:eastAsia="Aptos" w:hAnsi="Times New Roman" w:cs="Times New Roman"/>
        </w:rPr>
        <w:t>Innloggingen med brukernavn og passord er også laget ferdig med Java og trenger kun å bli implementert i selve appen</w:t>
      </w:r>
      <w:r w:rsidR="0BFEF50D" w:rsidRPr="00F00C8D">
        <w:rPr>
          <w:rFonts w:ascii="Times New Roman" w:eastAsia="Aptos" w:hAnsi="Times New Roman" w:cs="Times New Roman"/>
        </w:rPr>
        <w:t xml:space="preserve"> </w:t>
      </w:r>
      <w:r w:rsidR="7D1E4334" w:rsidRPr="00F00C8D">
        <w:rPr>
          <w:rFonts w:ascii="Times New Roman" w:eastAsia="Aptos" w:hAnsi="Times New Roman" w:cs="Times New Roman"/>
        </w:rPr>
        <w:t xml:space="preserve">for at det skal fungere. </w:t>
      </w:r>
    </w:p>
    <w:p w14:paraId="173A4EB2" w14:textId="2EAB4496" w:rsidR="262130D1" w:rsidRPr="00F00C8D" w:rsidRDefault="4ECDCC96" w:rsidP="0007788F">
      <w:pPr>
        <w:spacing w:before="240" w:after="240" w:line="360" w:lineRule="auto"/>
        <w:rPr>
          <w:rFonts w:ascii="Times New Roman" w:eastAsia="Aptos" w:hAnsi="Times New Roman" w:cs="Times New Roman"/>
          <w:b/>
          <w:sz w:val="28"/>
          <w:szCs w:val="28"/>
        </w:rPr>
      </w:pPr>
      <w:r w:rsidRPr="00F00C8D">
        <w:rPr>
          <w:rFonts w:ascii="Times New Roman" w:eastAsia="Aptos" w:hAnsi="Times New Roman" w:cs="Times New Roman"/>
          <w:b/>
          <w:bCs/>
          <w:sz w:val="28"/>
          <w:szCs w:val="28"/>
        </w:rPr>
        <w:t>Begrensninger</w:t>
      </w:r>
    </w:p>
    <w:p w14:paraId="13AE41E2" w14:textId="51C953CF" w:rsidR="4ECDCC96" w:rsidRPr="00F00C8D" w:rsidRDefault="4844304B" w:rsidP="0007788F">
      <w:pPr>
        <w:spacing w:before="240" w:after="240" w:line="360" w:lineRule="auto"/>
        <w:rPr>
          <w:rFonts w:ascii="Times New Roman" w:eastAsia="Aptos" w:hAnsi="Times New Roman" w:cs="Times New Roman"/>
        </w:rPr>
      </w:pPr>
      <w:r w:rsidRPr="00F00C8D">
        <w:rPr>
          <w:rFonts w:ascii="Times New Roman" w:eastAsia="Aptos" w:hAnsi="Times New Roman" w:cs="Times New Roman"/>
        </w:rPr>
        <w:t xml:space="preserve">Prototypen vår i nettleseren er ikke ferdig utviklet </w:t>
      </w:r>
      <w:r w:rsidR="547F1A6A" w:rsidRPr="00F00C8D">
        <w:rPr>
          <w:rFonts w:ascii="Times New Roman" w:eastAsia="Aptos" w:hAnsi="Times New Roman" w:cs="Times New Roman"/>
        </w:rPr>
        <w:t xml:space="preserve">og mangler </w:t>
      </w:r>
      <w:r w:rsidR="14E11266" w:rsidRPr="00F00C8D">
        <w:rPr>
          <w:rFonts w:ascii="Times New Roman" w:eastAsia="Aptos" w:hAnsi="Times New Roman" w:cs="Times New Roman"/>
        </w:rPr>
        <w:t xml:space="preserve">flere </w:t>
      </w:r>
      <w:r w:rsidR="7FE88A96" w:rsidRPr="00F00C8D">
        <w:rPr>
          <w:rFonts w:ascii="Times New Roman" w:eastAsia="Aptos" w:hAnsi="Times New Roman" w:cs="Times New Roman"/>
        </w:rPr>
        <w:t>funksjoner</w:t>
      </w:r>
      <w:r w:rsidR="781426D1" w:rsidRPr="00F00C8D">
        <w:rPr>
          <w:rFonts w:ascii="Times New Roman" w:eastAsia="Aptos" w:hAnsi="Times New Roman" w:cs="Times New Roman"/>
        </w:rPr>
        <w:t xml:space="preserve"> som </w:t>
      </w:r>
      <w:r w:rsidR="44938F4A" w:rsidRPr="00F00C8D">
        <w:rPr>
          <w:rFonts w:ascii="Times New Roman" w:eastAsia="Aptos" w:hAnsi="Times New Roman" w:cs="Times New Roman"/>
        </w:rPr>
        <w:t xml:space="preserve">utregning av hvor mye </w:t>
      </w:r>
      <w:r w:rsidR="3278A590" w:rsidRPr="00F00C8D">
        <w:rPr>
          <w:rFonts w:ascii="Times New Roman" w:eastAsia="Aptos" w:hAnsi="Times New Roman" w:cs="Times New Roman"/>
        </w:rPr>
        <w:t xml:space="preserve">strøm man har brukt på </w:t>
      </w:r>
      <w:proofErr w:type="spellStart"/>
      <w:r w:rsidR="3278A590" w:rsidRPr="00F00C8D">
        <w:rPr>
          <w:rFonts w:ascii="Times New Roman" w:eastAsia="Aptos" w:hAnsi="Times New Roman" w:cs="Times New Roman"/>
        </w:rPr>
        <w:t>lading</w:t>
      </w:r>
      <w:proofErr w:type="spellEnd"/>
      <w:r w:rsidR="3278A590" w:rsidRPr="00F00C8D">
        <w:rPr>
          <w:rFonts w:ascii="Times New Roman" w:eastAsia="Aptos" w:hAnsi="Times New Roman" w:cs="Times New Roman"/>
        </w:rPr>
        <w:t xml:space="preserve">, </w:t>
      </w:r>
      <w:r w:rsidR="1D2B3574" w:rsidRPr="00F00C8D">
        <w:rPr>
          <w:rFonts w:ascii="Times New Roman" w:eastAsia="Aptos" w:hAnsi="Times New Roman" w:cs="Times New Roman"/>
        </w:rPr>
        <w:t xml:space="preserve">samt hvor </w:t>
      </w:r>
      <w:r w:rsidR="149C6B1C" w:rsidRPr="00F00C8D">
        <w:rPr>
          <w:rFonts w:ascii="Times New Roman" w:eastAsia="Aptos" w:hAnsi="Times New Roman" w:cs="Times New Roman"/>
        </w:rPr>
        <w:t xml:space="preserve">mange kroner </w:t>
      </w:r>
      <w:r w:rsidR="1D59691C" w:rsidRPr="00F00C8D">
        <w:rPr>
          <w:rFonts w:ascii="Times New Roman" w:eastAsia="Aptos" w:hAnsi="Times New Roman" w:cs="Times New Roman"/>
        </w:rPr>
        <w:t xml:space="preserve">det har kostet. </w:t>
      </w:r>
      <w:r w:rsidR="7950B135" w:rsidRPr="00F00C8D">
        <w:rPr>
          <w:rFonts w:ascii="Times New Roman" w:eastAsia="Aptos" w:hAnsi="Times New Roman" w:cs="Times New Roman"/>
        </w:rPr>
        <w:t xml:space="preserve">Over har jeg nevnt de </w:t>
      </w:r>
      <w:r w:rsidR="0F65F85A" w:rsidRPr="00F00C8D">
        <w:rPr>
          <w:rFonts w:ascii="Times New Roman" w:eastAsia="Aptos" w:hAnsi="Times New Roman" w:cs="Times New Roman"/>
        </w:rPr>
        <w:t xml:space="preserve">funksjonene vi har </w:t>
      </w:r>
      <w:r w:rsidR="7C43D1CA" w:rsidRPr="00F00C8D">
        <w:rPr>
          <w:rFonts w:ascii="Times New Roman" w:eastAsia="Aptos" w:hAnsi="Times New Roman" w:cs="Times New Roman"/>
        </w:rPr>
        <w:t xml:space="preserve">laget </w:t>
      </w:r>
      <w:r w:rsidR="5EF97DB7" w:rsidRPr="00F00C8D">
        <w:rPr>
          <w:rFonts w:ascii="Times New Roman" w:eastAsia="Aptos" w:hAnsi="Times New Roman" w:cs="Times New Roman"/>
        </w:rPr>
        <w:t xml:space="preserve">i Java og det er behov for </w:t>
      </w:r>
      <w:r w:rsidR="3180D1C0" w:rsidRPr="00F00C8D">
        <w:rPr>
          <w:rFonts w:ascii="Times New Roman" w:eastAsia="Aptos" w:hAnsi="Times New Roman" w:cs="Times New Roman"/>
        </w:rPr>
        <w:t xml:space="preserve">at dette produktet </w:t>
      </w:r>
      <w:r w:rsidR="55843126" w:rsidRPr="00F00C8D">
        <w:rPr>
          <w:rFonts w:ascii="Times New Roman" w:eastAsia="Aptos" w:hAnsi="Times New Roman" w:cs="Times New Roman"/>
        </w:rPr>
        <w:t xml:space="preserve">videreutvikles før det kan bli </w:t>
      </w:r>
      <w:r w:rsidR="287A6E01" w:rsidRPr="00F00C8D">
        <w:rPr>
          <w:rFonts w:ascii="Times New Roman" w:eastAsia="Aptos" w:hAnsi="Times New Roman" w:cs="Times New Roman"/>
        </w:rPr>
        <w:t xml:space="preserve">lansert til brukere. </w:t>
      </w:r>
    </w:p>
    <w:p w14:paraId="67F803E2" w14:textId="41338957" w:rsidR="6603329E" w:rsidRPr="00F00C8D" w:rsidRDefault="37688E31" w:rsidP="0007788F">
      <w:pPr>
        <w:spacing w:before="240" w:after="240" w:line="360" w:lineRule="auto"/>
        <w:rPr>
          <w:rFonts w:ascii="Times New Roman" w:eastAsia="Times New Roman" w:hAnsi="Times New Roman" w:cs="Times New Roman"/>
          <w:b/>
          <w:bCs/>
          <w:sz w:val="28"/>
          <w:szCs w:val="28"/>
        </w:rPr>
      </w:pPr>
      <w:r w:rsidRPr="00F00C8D">
        <w:rPr>
          <w:rFonts w:ascii="Times New Roman" w:hAnsi="Times New Roman" w:cs="Times New Roman"/>
          <w:b/>
          <w:bCs/>
          <w:sz w:val="28"/>
          <w:szCs w:val="28"/>
        </w:rPr>
        <w:t xml:space="preserve">Hvorfor er </w:t>
      </w:r>
      <w:proofErr w:type="spellStart"/>
      <w:r w:rsidRPr="00F00C8D">
        <w:rPr>
          <w:rFonts w:ascii="Times New Roman" w:hAnsi="Times New Roman" w:cs="Times New Roman"/>
          <w:b/>
          <w:bCs/>
          <w:sz w:val="28"/>
          <w:szCs w:val="28"/>
        </w:rPr>
        <w:t>VarsEL</w:t>
      </w:r>
      <w:proofErr w:type="spellEnd"/>
      <w:r w:rsidRPr="00F00C8D">
        <w:rPr>
          <w:rFonts w:ascii="Times New Roman" w:hAnsi="Times New Roman" w:cs="Times New Roman"/>
          <w:b/>
          <w:bCs/>
          <w:sz w:val="28"/>
          <w:szCs w:val="28"/>
        </w:rPr>
        <w:t xml:space="preserve"> verdifull for dere? </w:t>
      </w:r>
    </w:p>
    <w:p w14:paraId="5C6359A4" w14:textId="69206F7C" w:rsidR="6603329E" w:rsidRPr="00F00C8D" w:rsidRDefault="37688E31" w:rsidP="0007788F">
      <w:pPr>
        <w:spacing w:before="240" w:after="240" w:line="360" w:lineRule="auto"/>
        <w:rPr>
          <w:rFonts w:ascii="Times New Roman" w:hAnsi="Times New Roman" w:cs="Times New Roman"/>
        </w:rPr>
      </w:pPr>
      <w:proofErr w:type="spellStart"/>
      <w:r w:rsidRPr="00F00C8D">
        <w:rPr>
          <w:rFonts w:ascii="Times New Roman" w:hAnsi="Times New Roman" w:cs="Times New Roman"/>
        </w:rPr>
        <w:t>VarsEL</w:t>
      </w:r>
      <w:proofErr w:type="spellEnd"/>
      <w:r w:rsidRPr="00F00C8D">
        <w:rPr>
          <w:rFonts w:ascii="Times New Roman" w:hAnsi="Times New Roman" w:cs="Times New Roman"/>
        </w:rPr>
        <w:t xml:space="preserve"> er utviklet for å møte reelle utfordringer som mange elbileiere står ovenfor i </w:t>
      </w:r>
      <w:r w:rsidR="021F7D50" w:rsidRPr="00F00C8D">
        <w:rPr>
          <w:rFonts w:ascii="Times New Roman" w:hAnsi="Times New Roman" w:cs="Times New Roman"/>
        </w:rPr>
        <w:t>hverdagen</w:t>
      </w:r>
      <w:r w:rsidR="15364B3C" w:rsidRPr="00F00C8D">
        <w:rPr>
          <w:rFonts w:ascii="Times New Roman" w:hAnsi="Times New Roman" w:cs="Times New Roman"/>
        </w:rPr>
        <w:t xml:space="preserve">. </w:t>
      </w:r>
      <w:r w:rsidR="13D406B3" w:rsidRPr="00F00C8D">
        <w:rPr>
          <w:rFonts w:ascii="Times New Roman" w:hAnsi="Times New Roman" w:cs="Times New Roman"/>
        </w:rPr>
        <w:t xml:space="preserve">Produktet vårt kan skape verdi for brukere og bedrifter </w:t>
      </w:r>
      <w:r w:rsidR="5C940447" w:rsidRPr="00F00C8D">
        <w:rPr>
          <w:rFonts w:ascii="Times New Roman" w:hAnsi="Times New Roman" w:cs="Times New Roman"/>
        </w:rPr>
        <w:t xml:space="preserve">som </w:t>
      </w:r>
      <w:r w:rsidR="2FC7CF68" w:rsidRPr="00F00C8D">
        <w:rPr>
          <w:rFonts w:ascii="Times New Roman" w:hAnsi="Times New Roman" w:cs="Times New Roman"/>
        </w:rPr>
        <w:t xml:space="preserve">prioriterer løsninger </w:t>
      </w:r>
      <w:r w:rsidR="2FC7CF68" w:rsidRPr="00F00C8D">
        <w:rPr>
          <w:rFonts w:ascii="Times New Roman" w:hAnsi="Times New Roman" w:cs="Times New Roman"/>
        </w:rPr>
        <w:lastRenderedPageBreak/>
        <w:t xml:space="preserve">som </w:t>
      </w:r>
      <w:r w:rsidR="07D65EB2" w:rsidRPr="00F00C8D">
        <w:rPr>
          <w:rFonts w:ascii="Times New Roman" w:hAnsi="Times New Roman" w:cs="Times New Roman"/>
        </w:rPr>
        <w:t xml:space="preserve">er brukervennlige og </w:t>
      </w:r>
      <w:r w:rsidR="1EF26D94" w:rsidRPr="00F00C8D">
        <w:rPr>
          <w:rFonts w:ascii="Times New Roman" w:hAnsi="Times New Roman" w:cs="Times New Roman"/>
        </w:rPr>
        <w:t xml:space="preserve">fungerer som et enkelt verktøy i hverdagen for å spare miljø og penger. </w:t>
      </w:r>
      <w:r w:rsidR="1EAFD5CE" w:rsidRPr="00F00C8D">
        <w:rPr>
          <w:rFonts w:ascii="Times New Roman" w:hAnsi="Times New Roman" w:cs="Times New Roman"/>
        </w:rPr>
        <w:t xml:space="preserve">Appen er ment for å automatisere overvåkning av strømpriser og gi </w:t>
      </w:r>
      <w:r w:rsidR="5211B796" w:rsidRPr="00F00C8D">
        <w:rPr>
          <w:rFonts w:ascii="Times New Roman" w:hAnsi="Times New Roman" w:cs="Times New Roman"/>
        </w:rPr>
        <w:t xml:space="preserve">brukerne kontroll i egen </w:t>
      </w:r>
      <w:proofErr w:type="spellStart"/>
      <w:r w:rsidR="5211B796" w:rsidRPr="00F00C8D">
        <w:rPr>
          <w:rFonts w:ascii="Times New Roman" w:hAnsi="Times New Roman" w:cs="Times New Roman"/>
        </w:rPr>
        <w:t>lading</w:t>
      </w:r>
      <w:proofErr w:type="spellEnd"/>
      <w:r w:rsidR="5211B796" w:rsidRPr="00F00C8D">
        <w:rPr>
          <w:rFonts w:ascii="Times New Roman" w:hAnsi="Times New Roman" w:cs="Times New Roman"/>
        </w:rPr>
        <w:t xml:space="preserve">, </w:t>
      </w:r>
      <w:r w:rsidR="6705C2BD" w:rsidRPr="00F00C8D">
        <w:rPr>
          <w:rFonts w:ascii="Times New Roman" w:hAnsi="Times New Roman" w:cs="Times New Roman"/>
        </w:rPr>
        <w:t xml:space="preserve">uten at de trenger å sette seg inn i store tekniske </w:t>
      </w:r>
      <w:r w:rsidR="4CB3ECDB" w:rsidRPr="00F00C8D">
        <w:rPr>
          <w:rFonts w:ascii="Times New Roman" w:hAnsi="Times New Roman" w:cs="Times New Roman"/>
        </w:rPr>
        <w:t xml:space="preserve">ting. </w:t>
      </w:r>
      <w:r w:rsidR="6C8A40A7" w:rsidRPr="00F00C8D">
        <w:rPr>
          <w:rFonts w:ascii="Times New Roman" w:hAnsi="Times New Roman" w:cs="Times New Roman"/>
        </w:rPr>
        <w:br/>
      </w:r>
      <w:r w:rsidR="6C8A40A7" w:rsidRPr="00F00C8D">
        <w:rPr>
          <w:rFonts w:ascii="Times New Roman" w:hAnsi="Times New Roman" w:cs="Times New Roman"/>
        </w:rPr>
        <w:br/>
      </w:r>
      <w:proofErr w:type="spellStart"/>
      <w:r w:rsidR="4CB3ECDB" w:rsidRPr="00F00C8D">
        <w:rPr>
          <w:rFonts w:ascii="Times New Roman" w:hAnsi="Times New Roman" w:cs="Times New Roman"/>
        </w:rPr>
        <w:t>VarsEL</w:t>
      </w:r>
      <w:proofErr w:type="spellEnd"/>
      <w:r w:rsidR="4CB3ECDB" w:rsidRPr="00F00C8D">
        <w:rPr>
          <w:rFonts w:ascii="Times New Roman" w:hAnsi="Times New Roman" w:cs="Times New Roman"/>
        </w:rPr>
        <w:t xml:space="preserve"> har </w:t>
      </w:r>
      <w:r w:rsidR="00626F2B" w:rsidRPr="00F00C8D">
        <w:rPr>
          <w:rFonts w:ascii="Times New Roman" w:hAnsi="Times New Roman" w:cs="Times New Roman"/>
        </w:rPr>
        <w:t>et stort potensial</w:t>
      </w:r>
      <w:r w:rsidR="4CB3ECDB" w:rsidRPr="00F00C8D">
        <w:rPr>
          <w:rFonts w:ascii="Times New Roman" w:hAnsi="Times New Roman" w:cs="Times New Roman"/>
        </w:rPr>
        <w:t xml:space="preserve"> for </w:t>
      </w:r>
      <w:r w:rsidR="008A3264" w:rsidRPr="00F00C8D">
        <w:rPr>
          <w:rFonts w:ascii="Times New Roman" w:hAnsi="Times New Roman" w:cs="Times New Roman"/>
        </w:rPr>
        <w:t>vekst og videre utvikling.</w:t>
      </w:r>
      <w:r w:rsidR="2AFF79C7" w:rsidRPr="00F00C8D">
        <w:rPr>
          <w:rFonts w:ascii="Times New Roman" w:hAnsi="Times New Roman" w:cs="Times New Roman"/>
        </w:rPr>
        <w:t xml:space="preserve"> </w:t>
      </w:r>
      <w:r w:rsidR="7AFE10AF" w:rsidRPr="00F00C8D">
        <w:rPr>
          <w:rFonts w:ascii="Times New Roman" w:hAnsi="Times New Roman" w:cs="Times New Roman"/>
        </w:rPr>
        <w:t xml:space="preserve">Med høye drivstoffpriser og et større samfunnsmessig fokus på grønn energi er </w:t>
      </w:r>
      <w:proofErr w:type="spellStart"/>
      <w:r w:rsidR="349ABC0F" w:rsidRPr="00F00C8D">
        <w:rPr>
          <w:rFonts w:ascii="Times New Roman" w:hAnsi="Times New Roman" w:cs="Times New Roman"/>
        </w:rPr>
        <w:t>VarsEL</w:t>
      </w:r>
      <w:proofErr w:type="spellEnd"/>
      <w:r w:rsidR="349ABC0F" w:rsidRPr="00F00C8D">
        <w:rPr>
          <w:rFonts w:ascii="Times New Roman" w:hAnsi="Times New Roman" w:cs="Times New Roman"/>
        </w:rPr>
        <w:t xml:space="preserve"> en</w:t>
      </w:r>
      <w:r w:rsidR="2AFF79C7" w:rsidRPr="00F00C8D">
        <w:rPr>
          <w:rFonts w:ascii="Times New Roman" w:hAnsi="Times New Roman" w:cs="Times New Roman"/>
        </w:rPr>
        <w:t xml:space="preserve"> god og lønnsom løsning for brukere </w:t>
      </w:r>
      <w:r w:rsidR="4A9EBECB" w:rsidRPr="00F00C8D">
        <w:rPr>
          <w:rFonts w:ascii="Times New Roman" w:hAnsi="Times New Roman" w:cs="Times New Roman"/>
        </w:rPr>
        <w:t xml:space="preserve">og dere. </w:t>
      </w:r>
      <w:r w:rsidR="2BCCA80D" w:rsidRPr="00F00C8D">
        <w:rPr>
          <w:rFonts w:ascii="Times New Roman" w:hAnsi="Times New Roman" w:cs="Times New Roman"/>
        </w:rPr>
        <w:t xml:space="preserve">De ulike funksjonalitetene som vi </w:t>
      </w:r>
      <w:r w:rsidR="00626F2B" w:rsidRPr="00F00C8D">
        <w:rPr>
          <w:rFonts w:ascii="Times New Roman" w:hAnsi="Times New Roman" w:cs="Times New Roman"/>
        </w:rPr>
        <w:t>tilbyr,</w:t>
      </w:r>
      <w:r w:rsidR="2BCCA80D" w:rsidRPr="00F00C8D">
        <w:rPr>
          <w:rFonts w:ascii="Times New Roman" w:hAnsi="Times New Roman" w:cs="Times New Roman"/>
        </w:rPr>
        <w:t xml:space="preserve"> kan gjenbrukes og dekke en større </w:t>
      </w:r>
      <w:r w:rsidR="3275FA45" w:rsidRPr="00F00C8D">
        <w:rPr>
          <w:rFonts w:ascii="Times New Roman" w:hAnsi="Times New Roman" w:cs="Times New Roman"/>
        </w:rPr>
        <w:t xml:space="preserve">målgruppe som ønsker </w:t>
      </w:r>
      <w:r w:rsidR="006EEB49" w:rsidRPr="00F00C8D">
        <w:rPr>
          <w:rFonts w:ascii="Times New Roman" w:hAnsi="Times New Roman" w:cs="Times New Roman"/>
        </w:rPr>
        <w:t xml:space="preserve">smarte ladeløsninger. </w:t>
      </w:r>
      <w:r w:rsidR="3A3B06B7" w:rsidRPr="00F00C8D">
        <w:rPr>
          <w:rFonts w:ascii="Times New Roman" w:hAnsi="Times New Roman" w:cs="Times New Roman"/>
        </w:rPr>
        <w:t xml:space="preserve">I fremtidig utvikling av appen kan en god ide være </w:t>
      </w:r>
      <w:r w:rsidR="67A97D38" w:rsidRPr="00F00C8D">
        <w:rPr>
          <w:rFonts w:ascii="Times New Roman" w:hAnsi="Times New Roman" w:cs="Times New Roman"/>
        </w:rPr>
        <w:t xml:space="preserve">å integrere </w:t>
      </w:r>
      <w:proofErr w:type="spellStart"/>
      <w:r w:rsidR="67A97D38" w:rsidRPr="00F00C8D">
        <w:rPr>
          <w:rFonts w:ascii="Times New Roman" w:hAnsi="Times New Roman" w:cs="Times New Roman"/>
        </w:rPr>
        <w:t>VarsEL</w:t>
      </w:r>
      <w:proofErr w:type="spellEnd"/>
      <w:r w:rsidR="67A97D38" w:rsidRPr="00F00C8D">
        <w:rPr>
          <w:rFonts w:ascii="Times New Roman" w:hAnsi="Times New Roman" w:cs="Times New Roman"/>
        </w:rPr>
        <w:t>-</w:t>
      </w:r>
      <w:r w:rsidR="09015A94" w:rsidRPr="00F00C8D">
        <w:rPr>
          <w:rFonts w:ascii="Times New Roman" w:hAnsi="Times New Roman" w:cs="Times New Roman"/>
        </w:rPr>
        <w:t xml:space="preserve">appen med smart-hjem løsninger </w:t>
      </w:r>
      <w:r w:rsidR="7806F61C" w:rsidRPr="00F00C8D">
        <w:rPr>
          <w:rFonts w:ascii="Times New Roman" w:hAnsi="Times New Roman" w:cs="Times New Roman"/>
        </w:rPr>
        <w:t xml:space="preserve">som kan gi enda større nytte til brukerne av </w:t>
      </w:r>
      <w:r w:rsidR="3288C639" w:rsidRPr="00F00C8D">
        <w:rPr>
          <w:rFonts w:ascii="Times New Roman" w:hAnsi="Times New Roman" w:cs="Times New Roman"/>
        </w:rPr>
        <w:t>tjenesten.</w:t>
      </w:r>
      <w:r w:rsidR="00244350" w:rsidRPr="00F00C8D">
        <w:rPr>
          <w:rFonts w:ascii="Times New Roman" w:hAnsi="Times New Roman" w:cs="Times New Roman"/>
        </w:rPr>
        <w:t xml:space="preserve"> </w:t>
      </w:r>
      <w:r w:rsidR="5E6376D5" w:rsidRPr="00F00C8D">
        <w:rPr>
          <w:rFonts w:ascii="Times New Roman" w:hAnsi="Times New Roman" w:cs="Times New Roman"/>
        </w:rPr>
        <w:t>For brukerne som er ekstra interesserte i strømpriser er appen</w:t>
      </w:r>
      <w:r w:rsidR="1E0DD18F" w:rsidRPr="00F00C8D">
        <w:rPr>
          <w:rFonts w:ascii="Times New Roman" w:hAnsi="Times New Roman" w:cs="Times New Roman"/>
        </w:rPr>
        <w:t xml:space="preserve"> også perfekt for de som kun ønsker å overvåke strømprisen. </w:t>
      </w:r>
      <w:r w:rsidR="6C8A40A7" w:rsidRPr="00F00C8D">
        <w:rPr>
          <w:rFonts w:ascii="Times New Roman" w:hAnsi="Times New Roman" w:cs="Times New Roman"/>
        </w:rPr>
        <w:br/>
      </w:r>
      <w:r w:rsidR="6C8A40A7" w:rsidRPr="00F00C8D">
        <w:rPr>
          <w:rFonts w:ascii="Times New Roman" w:hAnsi="Times New Roman" w:cs="Times New Roman"/>
        </w:rPr>
        <w:br/>
      </w:r>
      <w:r w:rsidR="4A5BF1A3" w:rsidRPr="00F00C8D">
        <w:rPr>
          <w:rFonts w:ascii="Times New Roman" w:hAnsi="Times New Roman" w:cs="Times New Roman"/>
        </w:rPr>
        <w:t xml:space="preserve">Vi ser frem til </w:t>
      </w:r>
      <w:r w:rsidR="6D8EEC73" w:rsidRPr="00F00C8D">
        <w:rPr>
          <w:rFonts w:ascii="Times New Roman" w:hAnsi="Times New Roman" w:cs="Times New Roman"/>
        </w:rPr>
        <w:t xml:space="preserve">å jobbe sammen med dere! </w:t>
      </w:r>
    </w:p>
    <w:p w14:paraId="53708F28" w14:textId="5507E44F" w:rsidR="59EE082B" w:rsidRPr="00F00C8D" w:rsidRDefault="59EE082B" w:rsidP="0007788F">
      <w:pPr>
        <w:spacing w:line="360" w:lineRule="auto"/>
        <w:rPr>
          <w:rFonts w:ascii="Times New Roman" w:hAnsi="Times New Roman" w:cs="Times New Roman"/>
        </w:rPr>
      </w:pPr>
    </w:p>
    <w:p w14:paraId="42D1795C" w14:textId="7B90F0C0" w:rsidR="33999883" w:rsidRPr="00F00C8D" w:rsidRDefault="33999883" w:rsidP="0007788F">
      <w:pPr>
        <w:spacing w:line="360" w:lineRule="auto"/>
        <w:rPr>
          <w:rFonts w:ascii="Times New Roman" w:eastAsiaTheme="minorEastAsia" w:hAnsi="Times New Roman" w:cs="Times New Roman"/>
        </w:rPr>
      </w:pPr>
    </w:p>
    <w:p w14:paraId="031C4F0A" w14:textId="0D705A4D" w:rsidR="4EFEAE27" w:rsidRPr="00F00C8D" w:rsidRDefault="4EFEAE27" w:rsidP="0007788F">
      <w:pPr>
        <w:spacing w:line="360" w:lineRule="auto"/>
        <w:rPr>
          <w:rFonts w:ascii="Times New Roman" w:eastAsiaTheme="minorEastAsia" w:hAnsi="Times New Roman" w:cs="Times New Roman"/>
        </w:rPr>
      </w:pPr>
    </w:p>
    <w:p w14:paraId="62D6FA8D" w14:textId="4FAFA233" w:rsidR="0794F99E" w:rsidRPr="00F00C8D" w:rsidRDefault="0794F99E" w:rsidP="0007788F">
      <w:pPr>
        <w:spacing w:line="360" w:lineRule="auto"/>
        <w:rPr>
          <w:rFonts w:ascii="Times New Roman" w:eastAsia="Aptos" w:hAnsi="Times New Roman" w:cs="Times New Roman"/>
        </w:rPr>
      </w:pPr>
    </w:p>
    <w:p w14:paraId="593E4CD4" w14:textId="232FDC32" w:rsidR="0794F99E" w:rsidRPr="00F00C8D" w:rsidRDefault="0794F99E" w:rsidP="0007788F">
      <w:pPr>
        <w:spacing w:line="360" w:lineRule="auto"/>
        <w:rPr>
          <w:rFonts w:ascii="Times New Roman" w:eastAsia="Noto Sans" w:hAnsi="Times New Roman" w:cs="Times New Roman"/>
          <w:u w:val="single"/>
        </w:rPr>
      </w:pPr>
    </w:p>
    <w:p w14:paraId="1D1FC96D" w14:textId="6F44E485" w:rsidR="00C05E00" w:rsidRPr="00F00C8D" w:rsidRDefault="00043E7B" w:rsidP="0007788F">
      <w:pPr>
        <w:spacing w:line="360" w:lineRule="auto"/>
        <w:rPr>
          <w:rFonts w:ascii="Times New Roman" w:hAnsi="Times New Roman" w:cs="Times New Roman"/>
        </w:rPr>
      </w:pPr>
      <w:r w:rsidRPr="00F00C8D">
        <w:rPr>
          <w:rFonts w:ascii="Times New Roman" w:hAnsi="Times New Roman" w:cs="Times New Roman"/>
        </w:rPr>
        <w:br w:type="page"/>
      </w:r>
    </w:p>
    <w:p w14:paraId="354C08E0" w14:textId="3E625A3E" w:rsidR="000D02CD" w:rsidRPr="00F00C8D" w:rsidRDefault="000D02CD" w:rsidP="0007788F">
      <w:pPr>
        <w:spacing w:line="360" w:lineRule="auto"/>
        <w:jc w:val="center"/>
        <w:rPr>
          <w:rStyle w:val="Overskrift1Tegn"/>
          <w:rFonts w:ascii="Times New Roman" w:hAnsi="Times New Roman" w:cs="Times New Roman"/>
          <w:color w:val="auto"/>
        </w:rPr>
      </w:pPr>
      <w:bookmarkStart w:id="47" w:name="_Toc182951105"/>
      <w:bookmarkStart w:id="48" w:name="_Toc183172711"/>
      <w:r w:rsidRPr="00F00C8D">
        <w:rPr>
          <w:rStyle w:val="Overskrift1Tegn"/>
          <w:rFonts w:ascii="Times New Roman" w:hAnsi="Times New Roman" w:cs="Times New Roman"/>
          <w:color w:val="auto"/>
        </w:rPr>
        <w:lastRenderedPageBreak/>
        <w:t>Testing</w:t>
      </w:r>
      <w:bookmarkEnd w:id="47"/>
      <w:bookmarkEnd w:id="48"/>
    </w:p>
    <w:p w14:paraId="683B58AC" w14:textId="25A6D8C4" w:rsidR="000D02CD" w:rsidRPr="00F00C8D" w:rsidRDefault="029A9914" w:rsidP="0007788F">
      <w:pPr>
        <w:spacing w:line="360" w:lineRule="auto"/>
        <w:rPr>
          <w:rFonts w:ascii="Times New Roman" w:hAnsi="Times New Roman" w:cs="Times New Roman"/>
        </w:rPr>
      </w:pPr>
      <w:r w:rsidRPr="00F00C8D">
        <w:rPr>
          <w:rFonts w:ascii="Times New Roman" w:hAnsi="Times New Roman" w:cs="Times New Roman"/>
        </w:rPr>
        <w:t>Testplanen dekker både funksjonelle og tekniske krav til applikasjonen, med fokus på</w:t>
      </w:r>
      <w:r w:rsidR="000D02CD" w:rsidRPr="00F00C8D">
        <w:rPr>
          <w:rFonts w:ascii="Times New Roman" w:hAnsi="Times New Roman" w:cs="Times New Roman"/>
        </w:rPr>
        <w:t xml:space="preserve"> </w:t>
      </w:r>
      <w:r w:rsidRPr="00F00C8D">
        <w:rPr>
          <w:rFonts w:ascii="Times New Roman" w:hAnsi="Times New Roman" w:cs="Times New Roman"/>
        </w:rPr>
        <w:t>følgende</w:t>
      </w:r>
      <w:r w:rsidR="000D02CD" w:rsidRPr="00F00C8D">
        <w:rPr>
          <w:rFonts w:ascii="Times New Roman" w:hAnsi="Times New Roman" w:cs="Times New Roman"/>
        </w:rPr>
        <w:t xml:space="preserve"> </w:t>
      </w:r>
      <w:r w:rsidRPr="00F00C8D">
        <w:rPr>
          <w:rFonts w:ascii="Times New Roman" w:hAnsi="Times New Roman" w:cs="Times New Roman"/>
        </w:rPr>
        <w:t>områder:</w:t>
      </w:r>
    </w:p>
    <w:p w14:paraId="73E67C6B" w14:textId="3EAAD7E8" w:rsidR="000D02CD" w:rsidRPr="00F00C8D" w:rsidRDefault="41C8CB29" w:rsidP="0007788F">
      <w:pPr>
        <w:pStyle w:val="Listeavsnitt"/>
        <w:numPr>
          <w:ilvl w:val="0"/>
          <w:numId w:val="8"/>
        </w:numPr>
        <w:spacing w:line="360" w:lineRule="auto"/>
        <w:rPr>
          <w:rFonts w:ascii="Times New Roman" w:hAnsi="Times New Roman" w:cs="Times New Roman"/>
        </w:rPr>
      </w:pPr>
      <w:r w:rsidRPr="00F00C8D">
        <w:rPr>
          <w:rFonts w:ascii="Times New Roman" w:hAnsi="Times New Roman" w:cs="Times New Roman"/>
          <w:u w:val="single"/>
        </w:rPr>
        <w:t>Kjernefunksjoner</w:t>
      </w:r>
      <w:r w:rsidRPr="00F00C8D">
        <w:rPr>
          <w:rFonts w:ascii="Times New Roman" w:hAnsi="Times New Roman" w:cs="Times New Roman"/>
        </w:rPr>
        <w:t>:</w:t>
      </w:r>
    </w:p>
    <w:p w14:paraId="662C3AAF" w14:textId="598DE021" w:rsidR="000D02CD" w:rsidRPr="00F00C8D" w:rsidRDefault="41C8CB29"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 xml:space="preserve">Håndtering av brukere (registrering, innlogging, </w:t>
      </w:r>
      <w:r w:rsidR="00244350" w:rsidRPr="00F00C8D">
        <w:rPr>
          <w:rFonts w:ascii="Times New Roman" w:hAnsi="Times New Roman" w:cs="Times New Roman"/>
        </w:rPr>
        <w:t>kryptering</w:t>
      </w:r>
      <w:r w:rsidRPr="00F00C8D">
        <w:rPr>
          <w:rFonts w:ascii="Times New Roman" w:hAnsi="Times New Roman" w:cs="Times New Roman"/>
        </w:rPr>
        <w:t xml:space="preserve"> av passord).</w:t>
      </w:r>
    </w:p>
    <w:p w14:paraId="2D948395" w14:textId="7C697273" w:rsidR="000D02CD" w:rsidRPr="00F00C8D" w:rsidRDefault="41C8CB29"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Kontroll av brukerens geografiske posisjon mot en radius.</w:t>
      </w:r>
    </w:p>
    <w:p w14:paraId="35602F4E" w14:textId="605C1F56" w:rsidR="000D02CD" w:rsidRPr="00F00C8D" w:rsidRDefault="41C8CB29"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Kalkulasjon og presentasjon av strømpriser basert på eksterne datakilder.</w:t>
      </w:r>
    </w:p>
    <w:p w14:paraId="44C763A8" w14:textId="37C6BC5B" w:rsidR="000D02CD" w:rsidRPr="00F00C8D" w:rsidRDefault="41C8CB29" w:rsidP="0007788F">
      <w:pPr>
        <w:pStyle w:val="Listeavsnitt"/>
        <w:numPr>
          <w:ilvl w:val="0"/>
          <w:numId w:val="8"/>
        </w:numPr>
        <w:spacing w:line="360" w:lineRule="auto"/>
        <w:rPr>
          <w:rFonts w:ascii="Times New Roman" w:hAnsi="Times New Roman" w:cs="Times New Roman"/>
        </w:rPr>
      </w:pPr>
      <w:r w:rsidRPr="00F00C8D">
        <w:rPr>
          <w:rFonts w:ascii="Times New Roman" w:hAnsi="Times New Roman" w:cs="Times New Roman"/>
          <w:u w:val="single"/>
        </w:rPr>
        <w:t>Robusthet</w:t>
      </w:r>
      <w:r w:rsidRPr="00F00C8D">
        <w:rPr>
          <w:rFonts w:ascii="Times New Roman" w:hAnsi="Times New Roman" w:cs="Times New Roman"/>
        </w:rPr>
        <w:t>:</w:t>
      </w:r>
    </w:p>
    <w:p w14:paraId="6EFC5657" w14:textId="2DED0D76" w:rsidR="000D02CD" w:rsidRPr="00F00C8D" w:rsidRDefault="41C8CB29"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Håndtering av feil som ugyldige input, nettverksproblemer og uventet data.</w:t>
      </w:r>
    </w:p>
    <w:p w14:paraId="40996625" w14:textId="19935B6A" w:rsidR="000D02CD" w:rsidRPr="00F00C8D" w:rsidRDefault="41C8CB29" w:rsidP="0007788F">
      <w:pPr>
        <w:pStyle w:val="Listeavsnitt"/>
        <w:numPr>
          <w:ilvl w:val="0"/>
          <w:numId w:val="8"/>
        </w:numPr>
        <w:spacing w:line="360" w:lineRule="auto"/>
        <w:rPr>
          <w:rFonts w:ascii="Times New Roman" w:hAnsi="Times New Roman" w:cs="Times New Roman"/>
        </w:rPr>
      </w:pPr>
      <w:r w:rsidRPr="00F00C8D">
        <w:rPr>
          <w:rFonts w:ascii="Times New Roman" w:hAnsi="Times New Roman" w:cs="Times New Roman"/>
          <w:u w:val="single"/>
        </w:rPr>
        <w:t>Integrasjon</w:t>
      </w:r>
      <w:r w:rsidRPr="00F00C8D">
        <w:rPr>
          <w:rFonts w:ascii="Times New Roman" w:hAnsi="Times New Roman" w:cs="Times New Roman"/>
        </w:rPr>
        <w:t>:</w:t>
      </w:r>
    </w:p>
    <w:p w14:paraId="1FDF8FE3" w14:textId="7AEDC7C4" w:rsidR="000D02CD" w:rsidRPr="00F00C8D" w:rsidRDefault="48A07B16"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 xml:space="preserve">Sikring av korrekt kommunikasjon mellom </w:t>
      </w:r>
      <w:r w:rsidR="5A95D61C" w:rsidRPr="00F00C8D">
        <w:rPr>
          <w:rFonts w:ascii="Times New Roman" w:hAnsi="Times New Roman" w:cs="Times New Roman"/>
        </w:rPr>
        <w:t>komponenter som brukerdata, lokasjonskontroll</w:t>
      </w:r>
      <w:r w:rsidR="5907B3DB" w:rsidRPr="00F00C8D">
        <w:rPr>
          <w:rFonts w:ascii="Times New Roman" w:hAnsi="Times New Roman" w:cs="Times New Roman"/>
        </w:rPr>
        <w:t>, og HTTP-</w:t>
      </w:r>
      <w:r w:rsidR="4D85E78A" w:rsidRPr="00F00C8D">
        <w:rPr>
          <w:rFonts w:ascii="Times New Roman" w:hAnsi="Times New Roman" w:cs="Times New Roman"/>
        </w:rPr>
        <w:t>forespørsler</w:t>
      </w:r>
      <w:r w:rsidRPr="00F00C8D">
        <w:rPr>
          <w:rFonts w:ascii="Times New Roman" w:hAnsi="Times New Roman" w:cs="Times New Roman"/>
        </w:rPr>
        <w:t>.</w:t>
      </w:r>
    </w:p>
    <w:p w14:paraId="166230DF" w14:textId="4BDE3CE3" w:rsidR="000D02CD" w:rsidRPr="00F00C8D" w:rsidRDefault="41C8CB29" w:rsidP="0007788F">
      <w:pPr>
        <w:pStyle w:val="Listeavsnitt"/>
        <w:numPr>
          <w:ilvl w:val="0"/>
          <w:numId w:val="8"/>
        </w:numPr>
        <w:spacing w:line="360" w:lineRule="auto"/>
        <w:rPr>
          <w:rFonts w:ascii="Times New Roman" w:hAnsi="Times New Roman" w:cs="Times New Roman"/>
          <w:u w:val="single"/>
        </w:rPr>
      </w:pPr>
      <w:r w:rsidRPr="00F00C8D">
        <w:rPr>
          <w:rFonts w:ascii="Times New Roman" w:hAnsi="Times New Roman" w:cs="Times New Roman"/>
          <w:u w:val="single"/>
        </w:rPr>
        <w:t xml:space="preserve">Ytelse og </w:t>
      </w:r>
      <w:proofErr w:type="spellStart"/>
      <w:r w:rsidRPr="00F00C8D">
        <w:rPr>
          <w:rFonts w:ascii="Times New Roman" w:hAnsi="Times New Roman" w:cs="Times New Roman"/>
          <w:u w:val="single"/>
        </w:rPr>
        <w:t>skalerbarhet</w:t>
      </w:r>
      <w:proofErr w:type="spellEnd"/>
      <w:r w:rsidRPr="00F00C8D">
        <w:rPr>
          <w:rFonts w:ascii="Times New Roman" w:hAnsi="Times New Roman" w:cs="Times New Roman"/>
          <w:u w:val="single"/>
        </w:rPr>
        <w:t>:</w:t>
      </w:r>
    </w:p>
    <w:p w14:paraId="725A4788" w14:textId="2A57C39F" w:rsidR="00DD7060" w:rsidRPr="00F00C8D" w:rsidRDefault="485078E9" w:rsidP="0007788F">
      <w:pPr>
        <w:pStyle w:val="Listeavsnitt"/>
        <w:numPr>
          <w:ilvl w:val="1"/>
          <w:numId w:val="8"/>
        </w:numPr>
        <w:spacing w:line="360" w:lineRule="auto"/>
        <w:rPr>
          <w:rFonts w:ascii="Times New Roman" w:hAnsi="Times New Roman" w:cs="Times New Roman"/>
        </w:rPr>
      </w:pPr>
      <w:r w:rsidRPr="00F00C8D">
        <w:rPr>
          <w:rFonts w:ascii="Times New Roman" w:hAnsi="Times New Roman" w:cs="Times New Roman"/>
        </w:rPr>
        <w:t xml:space="preserve">Testing av moduler for </w:t>
      </w:r>
      <w:r w:rsidR="00C43FF0" w:rsidRPr="00F00C8D">
        <w:rPr>
          <w:rFonts w:ascii="Times New Roman" w:hAnsi="Times New Roman" w:cs="Times New Roman"/>
        </w:rPr>
        <w:t>effektivitet</w:t>
      </w:r>
      <w:r w:rsidRPr="00F00C8D">
        <w:rPr>
          <w:rFonts w:ascii="Times New Roman" w:hAnsi="Times New Roman" w:cs="Times New Roman"/>
        </w:rPr>
        <w:t xml:space="preserve"> under</w:t>
      </w:r>
      <w:r w:rsidR="6419D393" w:rsidRPr="00F00C8D">
        <w:rPr>
          <w:rFonts w:ascii="Times New Roman" w:hAnsi="Times New Roman" w:cs="Times New Roman"/>
        </w:rPr>
        <w:t xml:space="preserve"> forskjellige scenarioer</w:t>
      </w:r>
      <w:r w:rsidRPr="00F00C8D">
        <w:rPr>
          <w:rFonts w:ascii="Times New Roman" w:hAnsi="Times New Roman" w:cs="Times New Roman"/>
        </w:rPr>
        <w:t>.</w:t>
      </w:r>
    </w:p>
    <w:p w14:paraId="420B954A" w14:textId="77777777" w:rsidR="00DD7060" w:rsidRPr="00F00C8D" w:rsidRDefault="00DD7060" w:rsidP="0007788F">
      <w:pPr>
        <w:spacing w:line="360" w:lineRule="auto"/>
        <w:rPr>
          <w:rFonts w:ascii="Times New Roman" w:hAnsi="Times New Roman" w:cs="Times New Roman"/>
        </w:rPr>
      </w:pPr>
    </w:p>
    <w:p w14:paraId="07928FD9" w14:textId="0A424813" w:rsidR="000D02CD" w:rsidRPr="00F00C8D" w:rsidRDefault="3AACB906" w:rsidP="0007788F">
      <w:pPr>
        <w:spacing w:line="360" w:lineRule="auto"/>
        <w:rPr>
          <w:rFonts w:ascii="Times New Roman" w:hAnsi="Times New Roman" w:cs="Times New Roman"/>
        </w:rPr>
      </w:pPr>
      <w:r w:rsidRPr="00F00C8D">
        <w:rPr>
          <w:rFonts w:ascii="Times New Roman" w:hAnsi="Times New Roman" w:cs="Times New Roman"/>
        </w:rPr>
        <w:t xml:space="preserve">Eksempler på automatiserte tester som dekker </w:t>
      </w:r>
      <w:r w:rsidR="7BC186DC" w:rsidRPr="00F00C8D">
        <w:rPr>
          <w:rFonts w:ascii="Times New Roman" w:hAnsi="Times New Roman" w:cs="Times New Roman"/>
        </w:rPr>
        <w:t>funksjonelle krav</w:t>
      </w:r>
      <w:r w:rsidR="2FE701CE" w:rsidRPr="00F00C8D">
        <w:rPr>
          <w:rFonts w:ascii="Times New Roman" w:hAnsi="Times New Roman" w:cs="Times New Roman"/>
        </w:rPr>
        <w:t>:</w:t>
      </w:r>
    </w:p>
    <w:p w14:paraId="59E2A678" w14:textId="3EE13349" w:rsidR="000D02CD" w:rsidRPr="00F00C8D" w:rsidRDefault="2CC17D25" w:rsidP="0007788F">
      <w:pPr>
        <w:pStyle w:val="Listeavsnitt"/>
        <w:numPr>
          <w:ilvl w:val="0"/>
          <w:numId w:val="9"/>
        </w:numPr>
        <w:spacing w:line="360" w:lineRule="auto"/>
        <w:rPr>
          <w:rFonts w:ascii="Times New Roman" w:hAnsi="Times New Roman" w:cs="Times New Roman"/>
          <w:u w:val="single"/>
        </w:rPr>
      </w:pPr>
      <w:r w:rsidRPr="00F00C8D">
        <w:rPr>
          <w:rFonts w:ascii="Times New Roman" w:hAnsi="Times New Roman" w:cs="Times New Roman"/>
          <w:u w:val="single"/>
        </w:rPr>
        <w:t>Brukerhåndtering</w:t>
      </w:r>
    </w:p>
    <w:p w14:paraId="53402CFA" w14:textId="565152D4" w:rsidR="000D02CD" w:rsidRPr="00F00C8D" w:rsidRDefault="0BE72314"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UserServiceTests</w:t>
      </w:r>
      <w:proofErr w:type="spellEnd"/>
      <w:r w:rsidRPr="00F00C8D">
        <w:rPr>
          <w:rFonts w:ascii="Times New Roman" w:hAnsi="Times New Roman" w:cs="Times New Roman"/>
        </w:rPr>
        <w:t>” og “</w:t>
      </w:r>
      <w:proofErr w:type="spellStart"/>
      <w:r w:rsidRPr="00F00C8D">
        <w:rPr>
          <w:rFonts w:ascii="Times New Roman" w:hAnsi="Times New Roman" w:cs="Times New Roman"/>
        </w:rPr>
        <w:t>UserRepositoryTests</w:t>
      </w:r>
      <w:proofErr w:type="spellEnd"/>
      <w:r w:rsidR="6ADEFBF9" w:rsidRPr="00F00C8D">
        <w:rPr>
          <w:rFonts w:ascii="Times New Roman" w:hAnsi="Times New Roman" w:cs="Times New Roman"/>
        </w:rPr>
        <w:t>”:</w:t>
      </w:r>
    </w:p>
    <w:p w14:paraId="568CF7E7" w14:textId="1D5C02BC" w:rsidR="000D02CD" w:rsidRPr="00F00C8D" w:rsidRDefault="6A730600"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Registrering og </w:t>
      </w:r>
      <w:r w:rsidR="6C986D03" w:rsidRPr="00F00C8D">
        <w:rPr>
          <w:rFonts w:ascii="Times New Roman" w:hAnsi="Times New Roman" w:cs="Times New Roman"/>
        </w:rPr>
        <w:t xml:space="preserve">innlogging med korrekte </w:t>
      </w:r>
      <w:r w:rsidR="2A622C29" w:rsidRPr="00F00C8D">
        <w:rPr>
          <w:rFonts w:ascii="Times New Roman" w:hAnsi="Times New Roman" w:cs="Times New Roman"/>
        </w:rPr>
        <w:t>input.</w:t>
      </w:r>
    </w:p>
    <w:p w14:paraId="35FCC329" w14:textId="5FF531A4" w:rsidR="000D02CD" w:rsidRPr="00F00C8D" w:rsidRDefault="2A622C2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Passord lagres som </w:t>
      </w:r>
      <w:proofErr w:type="spellStart"/>
      <w:r w:rsidRPr="00F00C8D">
        <w:rPr>
          <w:rFonts w:ascii="Times New Roman" w:hAnsi="Times New Roman" w:cs="Times New Roman"/>
        </w:rPr>
        <w:t>hash</w:t>
      </w:r>
      <w:proofErr w:type="spellEnd"/>
      <w:r w:rsidRPr="00F00C8D">
        <w:rPr>
          <w:rFonts w:ascii="Times New Roman" w:hAnsi="Times New Roman" w:cs="Times New Roman"/>
        </w:rPr>
        <w:t xml:space="preserve">, </w:t>
      </w:r>
      <w:r w:rsidR="7FAA3193" w:rsidRPr="00F00C8D">
        <w:rPr>
          <w:rFonts w:ascii="Times New Roman" w:hAnsi="Times New Roman" w:cs="Times New Roman"/>
        </w:rPr>
        <w:t>aldri i klartekst.</w:t>
      </w:r>
    </w:p>
    <w:p w14:paraId="6AC81960" w14:textId="7FA75B82" w:rsidR="000D02CD" w:rsidRPr="00F00C8D" w:rsidRDefault="7031B4D7"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Feilhåndtering for eksisterende brukere og ugyldige </w:t>
      </w:r>
      <w:r w:rsidR="40C1C7E5" w:rsidRPr="00F00C8D">
        <w:rPr>
          <w:rFonts w:ascii="Times New Roman" w:hAnsi="Times New Roman" w:cs="Times New Roman"/>
        </w:rPr>
        <w:t>input.</w:t>
      </w:r>
    </w:p>
    <w:p w14:paraId="0B97EEE0" w14:textId="4CAB0198" w:rsidR="000D02CD" w:rsidRPr="00F00C8D" w:rsidRDefault="7B223F90"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UserTests</w:t>
      </w:r>
      <w:proofErr w:type="spellEnd"/>
      <w:r w:rsidRPr="00F00C8D">
        <w:rPr>
          <w:rFonts w:ascii="Times New Roman" w:hAnsi="Times New Roman" w:cs="Times New Roman"/>
        </w:rPr>
        <w:t>”:</w:t>
      </w:r>
    </w:p>
    <w:p w14:paraId="757F041B" w14:textId="392999EB" w:rsidR="000D02CD" w:rsidRPr="00F00C8D" w:rsidRDefault="7C014C55"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Validerer riktige verdier for e-post og </w:t>
      </w:r>
      <w:proofErr w:type="spellStart"/>
      <w:r w:rsidRPr="00F00C8D">
        <w:rPr>
          <w:rFonts w:ascii="Times New Roman" w:hAnsi="Times New Roman" w:cs="Times New Roman"/>
        </w:rPr>
        <w:t>hashed</w:t>
      </w:r>
      <w:proofErr w:type="spellEnd"/>
      <w:r w:rsidRPr="00F00C8D">
        <w:rPr>
          <w:rFonts w:ascii="Times New Roman" w:hAnsi="Times New Roman" w:cs="Times New Roman"/>
        </w:rPr>
        <w:t xml:space="preserve"> </w:t>
      </w:r>
      <w:r w:rsidR="061A50BE" w:rsidRPr="00F00C8D">
        <w:rPr>
          <w:rFonts w:ascii="Times New Roman" w:hAnsi="Times New Roman" w:cs="Times New Roman"/>
        </w:rPr>
        <w:t>passord.</w:t>
      </w:r>
    </w:p>
    <w:p w14:paraId="0AE70E1A" w14:textId="15AC14F1" w:rsidR="000D02CD" w:rsidRPr="00F00C8D" w:rsidRDefault="061A50BE" w:rsidP="0007788F">
      <w:pPr>
        <w:pStyle w:val="Listeavsnitt"/>
        <w:numPr>
          <w:ilvl w:val="0"/>
          <w:numId w:val="9"/>
        </w:numPr>
        <w:spacing w:line="360" w:lineRule="auto"/>
        <w:rPr>
          <w:rFonts w:ascii="Times New Roman" w:hAnsi="Times New Roman" w:cs="Times New Roman"/>
          <w:u w:val="single"/>
        </w:rPr>
      </w:pPr>
      <w:r w:rsidRPr="00F00C8D">
        <w:rPr>
          <w:rFonts w:ascii="Times New Roman" w:hAnsi="Times New Roman" w:cs="Times New Roman"/>
          <w:u w:val="single"/>
        </w:rPr>
        <w:t>Lokasjonsbaserte funksjoner</w:t>
      </w:r>
      <w:r w:rsidR="5A7D7295" w:rsidRPr="00F00C8D">
        <w:rPr>
          <w:rFonts w:ascii="Times New Roman" w:hAnsi="Times New Roman" w:cs="Times New Roman"/>
          <w:u w:val="single"/>
        </w:rPr>
        <w:t>:</w:t>
      </w:r>
    </w:p>
    <w:p w14:paraId="130C5802" w14:textId="71607355" w:rsidR="000D02CD" w:rsidRPr="00F00C8D" w:rsidRDefault="76E5E07E"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HomeCheckerTest</w:t>
      </w:r>
      <w:proofErr w:type="spellEnd"/>
      <w:r w:rsidRPr="00F00C8D">
        <w:rPr>
          <w:rFonts w:ascii="Times New Roman" w:hAnsi="Times New Roman" w:cs="Times New Roman"/>
        </w:rPr>
        <w:t>”:</w:t>
      </w:r>
    </w:p>
    <w:p w14:paraId="2F81BE9D" w14:textId="69419D9B" w:rsidR="000D02CD" w:rsidRPr="00F00C8D" w:rsidRDefault="22566AED"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Validerer om en bruker er </w:t>
      </w:r>
      <w:r w:rsidR="0B4B223A" w:rsidRPr="00F00C8D">
        <w:rPr>
          <w:rFonts w:ascii="Times New Roman" w:hAnsi="Times New Roman" w:cs="Times New Roman"/>
        </w:rPr>
        <w:t>innenfor</w:t>
      </w:r>
      <w:r w:rsidRPr="00F00C8D">
        <w:rPr>
          <w:rFonts w:ascii="Times New Roman" w:hAnsi="Times New Roman" w:cs="Times New Roman"/>
        </w:rPr>
        <w:t xml:space="preserve"> eller utenfor en definert </w:t>
      </w:r>
      <w:r w:rsidR="0B4B223A" w:rsidRPr="00F00C8D">
        <w:rPr>
          <w:rFonts w:ascii="Times New Roman" w:hAnsi="Times New Roman" w:cs="Times New Roman"/>
        </w:rPr>
        <w:t>radius basert på GPS-</w:t>
      </w:r>
      <w:r w:rsidR="5E6BCDE4" w:rsidRPr="00F00C8D">
        <w:rPr>
          <w:rFonts w:ascii="Times New Roman" w:hAnsi="Times New Roman" w:cs="Times New Roman"/>
        </w:rPr>
        <w:t>koordinater.</w:t>
      </w:r>
    </w:p>
    <w:p w14:paraId="442D3AED" w14:textId="2D2DB79B" w:rsidR="000D02CD" w:rsidRPr="00F00C8D" w:rsidRDefault="3B5045B1"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LocationServiceTest</w:t>
      </w:r>
      <w:proofErr w:type="spellEnd"/>
      <w:r w:rsidRPr="00F00C8D">
        <w:rPr>
          <w:rFonts w:ascii="Times New Roman" w:hAnsi="Times New Roman" w:cs="Times New Roman"/>
        </w:rPr>
        <w:t>”:</w:t>
      </w:r>
    </w:p>
    <w:p w14:paraId="3ACDF5A9" w14:textId="4088325E" w:rsidR="000D02CD" w:rsidRPr="00F00C8D" w:rsidRDefault="2E3A40CC"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Tester korrekthet og robusthet i lokasjonsdata fra GPS-</w:t>
      </w:r>
      <w:r w:rsidR="563F7A2A" w:rsidRPr="00F00C8D">
        <w:rPr>
          <w:rFonts w:ascii="Times New Roman" w:hAnsi="Times New Roman" w:cs="Times New Roman"/>
        </w:rPr>
        <w:t>simuleringer</w:t>
      </w:r>
      <w:r w:rsidRPr="00F00C8D">
        <w:rPr>
          <w:rFonts w:ascii="Times New Roman" w:hAnsi="Times New Roman" w:cs="Times New Roman"/>
        </w:rPr>
        <w:t>.</w:t>
      </w:r>
    </w:p>
    <w:p w14:paraId="3581EFC8" w14:textId="1427DD78" w:rsidR="000D02CD" w:rsidRPr="00F00C8D" w:rsidRDefault="47D5DE9E"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MainActivityTest</w:t>
      </w:r>
      <w:proofErr w:type="spellEnd"/>
      <w:r w:rsidRPr="00F00C8D">
        <w:rPr>
          <w:rFonts w:ascii="Times New Roman" w:hAnsi="Times New Roman" w:cs="Times New Roman"/>
        </w:rPr>
        <w:t>”:</w:t>
      </w:r>
    </w:p>
    <w:p w14:paraId="288E4010" w14:textId="59F29002" w:rsidR="000D02CD" w:rsidRPr="00F00C8D" w:rsidRDefault="453E8305"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lastRenderedPageBreak/>
        <w:t xml:space="preserve">Tester integrasjon mellom lokasjonssjekk </w:t>
      </w:r>
      <w:r w:rsidR="572E33B8" w:rsidRPr="00F00C8D">
        <w:rPr>
          <w:rFonts w:ascii="Times New Roman" w:hAnsi="Times New Roman" w:cs="Times New Roman"/>
        </w:rPr>
        <w:t>(“</w:t>
      </w:r>
      <w:proofErr w:type="spellStart"/>
      <w:r w:rsidR="572E33B8" w:rsidRPr="00F00C8D">
        <w:rPr>
          <w:rFonts w:ascii="Times New Roman" w:hAnsi="Times New Roman" w:cs="Times New Roman"/>
        </w:rPr>
        <w:t>LocationService</w:t>
      </w:r>
      <w:proofErr w:type="spellEnd"/>
      <w:r w:rsidR="572E33B8" w:rsidRPr="00F00C8D">
        <w:rPr>
          <w:rFonts w:ascii="Times New Roman" w:hAnsi="Times New Roman" w:cs="Times New Roman"/>
        </w:rPr>
        <w:t xml:space="preserve">”) </w:t>
      </w:r>
      <w:r w:rsidR="40374637" w:rsidRPr="00F00C8D">
        <w:rPr>
          <w:rFonts w:ascii="Times New Roman" w:hAnsi="Times New Roman" w:cs="Times New Roman"/>
        </w:rPr>
        <w:t xml:space="preserve">og radiusberegning </w:t>
      </w:r>
      <w:r w:rsidR="57722638" w:rsidRPr="00F00C8D">
        <w:rPr>
          <w:rFonts w:ascii="Times New Roman" w:hAnsi="Times New Roman" w:cs="Times New Roman"/>
        </w:rPr>
        <w:t>(“</w:t>
      </w:r>
      <w:proofErr w:type="spellStart"/>
      <w:r w:rsidR="57722638" w:rsidRPr="00F00C8D">
        <w:rPr>
          <w:rFonts w:ascii="Times New Roman" w:hAnsi="Times New Roman" w:cs="Times New Roman"/>
        </w:rPr>
        <w:t>HomeChecker</w:t>
      </w:r>
      <w:proofErr w:type="spellEnd"/>
      <w:r w:rsidR="57722638" w:rsidRPr="00F00C8D">
        <w:rPr>
          <w:rFonts w:ascii="Times New Roman" w:hAnsi="Times New Roman" w:cs="Times New Roman"/>
        </w:rPr>
        <w:t>”).</w:t>
      </w:r>
    </w:p>
    <w:p w14:paraId="6EC2E946" w14:textId="16EDC32D" w:rsidR="000D02CD" w:rsidRPr="00F00C8D" w:rsidRDefault="70CBF35D" w:rsidP="0007788F">
      <w:pPr>
        <w:pStyle w:val="Listeavsnitt"/>
        <w:numPr>
          <w:ilvl w:val="0"/>
          <w:numId w:val="9"/>
        </w:numPr>
        <w:spacing w:line="360" w:lineRule="auto"/>
        <w:rPr>
          <w:rFonts w:ascii="Times New Roman" w:hAnsi="Times New Roman" w:cs="Times New Roman"/>
          <w:u w:val="single"/>
        </w:rPr>
      </w:pPr>
      <w:r w:rsidRPr="00F00C8D">
        <w:rPr>
          <w:rFonts w:ascii="Times New Roman" w:hAnsi="Times New Roman" w:cs="Times New Roman"/>
          <w:u w:val="single"/>
        </w:rPr>
        <w:t>Strømprisfunksjonalitet:</w:t>
      </w:r>
    </w:p>
    <w:p w14:paraId="6A494A86" w14:textId="03B922CC" w:rsidR="000D02CD" w:rsidRPr="00F00C8D" w:rsidRDefault="5F9E3624"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ElectricityPriceCalculatorTests</w:t>
      </w:r>
      <w:proofErr w:type="spellEnd"/>
      <w:r w:rsidR="57BEA458" w:rsidRPr="00F00C8D">
        <w:rPr>
          <w:rFonts w:ascii="Times New Roman" w:hAnsi="Times New Roman" w:cs="Times New Roman"/>
        </w:rPr>
        <w:t>”:</w:t>
      </w:r>
    </w:p>
    <w:p w14:paraId="0687A77E" w14:textId="5938A7A5" w:rsidR="000D02CD" w:rsidRPr="00F00C8D" w:rsidRDefault="54D62DAF"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Validerer korrekt beregning av strømpriser basert på ulike input.</w:t>
      </w:r>
    </w:p>
    <w:p w14:paraId="7A830F7B" w14:textId="095C2400" w:rsidR="000D02CD" w:rsidRPr="00F00C8D" w:rsidRDefault="2DB73345"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ElectricityPriceDataTests</w:t>
      </w:r>
      <w:proofErr w:type="spellEnd"/>
      <w:r w:rsidRPr="00F00C8D">
        <w:rPr>
          <w:rFonts w:ascii="Times New Roman" w:hAnsi="Times New Roman" w:cs="Times New Roman"/>
        </w:rPr>
        <w:t>”:</w:t>
      </w:r>
    </w:p>
    <w:p w14:paraId="6F01031C" w14:textId="45881E15" w:rsidR="000D02CD" w:rsidRPr="00F00C8D" w:rsidRDefault="654DD93F"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Sikrer korrekt </w:t>
      </w:r>
      <w:proofErr w:type="spellStart"/>
      <w:r w:rsidRPr="00F00C8D">
        <w:rPr>
          <w:rFonts w:ascii="Times New Roman" w:hAnsi="Times New Roman" w:cs="Times New Roman"/>
        </w:rPr>
        <w:t>mapping</w:t>
      </w:r>
      <w:proofErr w:type="spellEnd"/>
      <w:r w:rsidRPr="00F00C8D">
        <w:rPr>
          <w:rFonts w:ascii="Times New Roman" w:hAnsi="Times New Roman" w:cs="Times New Roman"/>
        </w:rPr>
        <w:t xml:space="preserve"> av eksterne data til interne </w:t>
      </w:r>
      <w:r w:rsidR="6DD9AF12" w:rsidRPr="00F00C8D">
        <w:rPr>
          <w:rFonts w:ascii="Times New Roman" w:hAnsi="Times New Roman" w:cs="Times New Roman"/>
        </w:rPr>
        <w:t>datastrukturer</w:t>
      </w:r>
      <w:r w:rsidRPr="00F00C8D">
        <w:rPr>
          <w:rFonts w:ascii="Times New Roman" w:hAnsi="Times New Roman" w:cs="Times New Roman"/>
        </w:rPr>
        <w:t>.</w:t>
      </w:r>
    </w:p>
    <w:p w14:paraId="280C6AB4" w14:textId="427FA71E" w:rsidR="000D02CD" w:rsidRPr="00F00C8D" w:rsidRDefault="2D4D92C3"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ElectricityPriceParserTests</w:t>
      </w:r>
      <w:proofErr w:type="spellEnd"/>
      <w:r w:rsidRPr="00F00C8D">
        <w:rPr>
          <w:rFonts w:ascii="Times New Roman" w:hAnsi="Times New Roman" w:cs="Times New Roman"/>
        </w:rPr>
        <w:t>”:</w:t>
      </w:r>
    </w:p>
    <w:p w14:paraId="5F271523" w14:textId="3F71B84C" w:rsidR="000D02CD" w:rsidRPr="00F00C8D" w:rsidRDefault="6DD9AF12"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Tester </w:t>
      </w:r>
      <w:proofErr w:type="spellStart"/>
      <w:r w:rsidRPr="00F00C8D">
        <w:rPr>
          <w:rFonts w:ascii="Times New Roman" w:hAnsi="Times New Roman" w:cs="Times New Roman"/>
        </w:rPr>
        <w:t>parsing</w:t>
      </w:r>
      <w:proofErr w:type="spellEnd"/>
      <w:r w:rsidRPr="00F00C8D">
        <w:rPr>
          <w:rFonts w:ascii="Times New Roman" w:hAnsi="Times New Roman" w:cs="Times New Roman"/>
        </w:rPr>
        <w:t xml:space="preserve"> av rådata og </w:t>
      </w:r>
      <w:r w:rsidR="4A0925C9" w:rsidRPr="00F00C8D">
        <w:rPr>
          <w:rFonts w:ascii="Times New Roman" w:hAnsi="Times New Roman" w:cs="Times New Roman"/>
        </w:rPr>
        <w:t>håndtering av feilformaterte input</w:t>
      </w:r>
      <w:r w:rsidRPr="00F00C8D">
        <w:rPr>
          <w:rFonts w:ascii="Times New Roman" w:hAnsi="Times New Roman" w:cs="Times New Roman"/>
        </w:rPr>
        <w:t>.</w:t>
      </w:r>
    </w:p>
    <w:p w14:paraId="529ACD91" w14:textId="2A628AF7" w:rsidR="000D02CD" w:rsidRPr="00F00C8D" w:rsidRDefault="06E8E1C3"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ElectricityPriceUrlBuilderTests</w:t>
      </w:r>
      <w:proofErr w:type="spellEnd"/>
      <w:r w:rsidR="6CC91E33" w:rsidRPr="00F00C8D">
        <w:rPr>
          <w:rFonts w:ascii="Times New Roman" w:hAnsi="Times New Roman" w:cs="Times New Roman"/>
        </w:rPr>
        <w:t>”:</w:t>
      </w:r>
    </w:p>
    <w:p w14:paraId="54ABD731" w14:textId="21BAC2FB" w:rsidR="000D02CD" w:rsidRPr="00F00C8D" w:rsidRDefault="7DD3A7D6"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Sikrer korrekt</w:t>
      </w:r>
      <w:r w:rsidR="6CC91E33" w:rsidRPr="00F00C8D">
        <w:rPr>
          <w:rFonts w:ascii="Times New Roman" w:hAnsi="Times New Roman" w:cs="Times New Roman"/>
        </w:rPr>
        <w:t xml:space="preserve"> bygging av URL-er for </w:t>
      </w:r>
      <w:r w:rsidR="30C2C88E" w:rsidRPr="00F00C8D">
        <w:rPr>
          <w:rFonts w:ascii="Times New Roman" w:hAnsi="Times New Roman" w:cs="Times New Roman"/>
        </w:rPr>
        <w:t>API-</w:t>
      </w:r>
      <w:r w:rsidR="49377B11" w:rsidRPr="00F00C8D">
        <w:rPr>
          <w:rFonts w:ascii="Times New Roman" w:hAnsi="Times New Roman" w:cs="Times New Roman"/>
        </w:rPr>
        <w:t>forespørsler.</w:t>
      </w:r>
    </w:p>
    <w:p w14:paraId="0565735D" w14:textId="3ECD74B4" w:rsidR="000D02CD" w:rsidRPr="00F00C8D" w:rsidRDefault="6AD53A16" w:rsidP="0007788F">
      <w:pPr>
        <w:pStyle w:val="Listeavsnitt"/>
        <w:numPr>
          <w:ilvl w:val="0"/>
          <w:numId w:val="9"/>
        </w:numPr>
        <w:spacing w:line="360" w:lineRule="auto"/>
        <w:rPr>
          <w:rFonts w:ascii="Times New Roman" w:hAnsi="Times New Roman" w:cs="Times New Roman"/>
          <w:u w:val="single"/>
        </w:rPr>
      </w:pPr>
      <w:r w:rsidRPr="00F00C8D">
        <w:rPr>
          <w:rFonts w:ascii="Times New Roman" w:hAnsi="Times New Roman" w:cs="Times New Roman"/>
          <w:u w:val="single"/>
        </w:rPr>
        <w:t>HTTP-kommunikasjon:</w:t>
      </w:r>
    </w:p>
    <w:p w14:paraId="32CBD48B" w14:textId="6FCD69CD" w:rsidR="000D02CD" w:rsidRPr="00F00C8D" w:rsidRDefault="509A2F79"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HttpGetClientTests</w:t>
      </w:r>
      <w:proofErr w:type="spellEnd"/>
      <w:r w:rsidRPr="00F00C8D">
        <w:rPr>
          <w:rFonts w:ascii="Times New Roman" w:hAnsi="Times New Roman" w:cs="Times New Roman"/>
        </w:rPr>
        <w:t>”:</w:t>
      </w:r>
    </w:p>
    <w:p w14:paraId="1AD11121" w14:textId="4003B923" w:rsidR="000D02CD" w:rsidRPr="00F00C8D" w:rsidRDefault="130AAE66"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Håndtering av gyldige og ugyldige URL-er.</w:t>
      </w:r>
    </w:p>
    <w:p w14:paraId="4A704115" w14:textId="3BB0BEB0" w:rsidR="000D02CD" w:rsidRPr="00F00C8D" w:rsidRDefault="462247A5"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Validerer robusthet</w:t>
      </w:r>
      <w:r w:rsidR="1425918D" w:rsidRPr="00F00C8D">
        <w:rPr>
          <w:rFonts w:ascii="Times New Roman" w:hAnsi="Times New Roman" w:cs="Times New Roman"/>
        </w:rPr>
        <w:t xml:space="preserve"> mot nettverksfeil som </w:t>
      </w:r>
      <w:r w:rsidR="161188D3" w:rsidRPr="00F00C8D">
        <w:rPr>
          <w:rFonts w:ascii="Times New Roman" w:hAnsi="Times New Roman" w:cs="Times New Roman"/>
        </w:rPr>
        <w:t>“</w:t>
      </w:r>
      <w:proofErr w:type="spellStart"/>
      <w:r w:rsidR="161188D3" w:rsidRPr="00F00C8D">
        <w:rPr>
          <w:rFonts w:ascii="Times New Roman" w:hAnsi="Times New Roman" w:cs="Times New Roman"/>
        </w:rPr>
        <w:t>IOException</w:t>
      </w:r>
      <w:proofErr w:type="spellEnd"/>
      <w:r w:rsidR="161188D3" w:rsidRPr="00F00C8D">
        <w:rPr>
          <w:rFonts w:ascii="Times New Roman" w:hAnsi="Times New Roman" w:cs="Times New Roman"/>
        </w:rPr>
        <w:t>”</w:t>
      </w:r>
      <w:r w:rsidR="1425918D" w:rsidRPr="00F00C8D">
        <w:rPr>
          <w:rFonts w:ascii="Times New Roman" w:hAnsi="Times New Roman" w:cs="Times New Roman"/>
        </w:rPr>
        <w:t xml:space="preserve"> </w:t>
      </w:r>
      <w:r w:rsidR="0321C3E6" w:rsidRPr="00F00C8D">
        <w:rPr>
          <w:rFonts w:ascii="Times New Roman" w:hAnsi="Times New Roman" w:cs="Times New Roman"/>
        </w:rPr>
        <w:t>og “</w:t>
      </w:r>
      <w:proofErr w:type="spellStart"/>
      <w:r w:rsidR="6D00D0BC" w:rsidRPr="00F00C8D">
        <w:rPr>
          <w:rFonts w:ascii="Times New Roman" w:hAnsi="Times New Roman" w:cs="Times New Roman"/>
        </w:rPr>
        <w:t>URISyntaxException</w:t>
      </w:r>
      <w:proofErr w:type="spellEnd"/>
      <w:r w:rsidR="6D00D0BC" w:rsidRPr="00F00C8D">
        <w:rPr>
          <w:rFonts w:ascii="Times New Roman" w:hAnsi="Times New Roman" w:cs="Times New Roman"/>
        </w:rPr>
        <w:t>”.</w:t>
      </w:r>
    </w:p>
    <w:p w14:paraId="3EA9F81B" w14:textId="397A6176" w:rsidR="000D02CD" w:rsidRPr="00F00C8D" w:rsidRDefault="3BD9EE41"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HttpHandlerTests</w:t>
      </w:r>
      <w:proofErr w:type="spellEnd"/>
      <w:r w:rsidRPr="00F00C8D">
        <w:rPr>
          <w:rFonts w:ascii="Times New Roman" w:hAnsi="Times New Roman" w:cs="Times New Roman"/>
        </w:rPr>
        <w:t>”:</w:t>
      </w:r>
    </w:p>
    <w:p w14:paraId="65FA3ADF" w14:textId="6A34D9B9" w:rsidR="000D02CD" w:rsidRPr="00F00C8D" w:rsidRDefault="33BDAD82"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Sikrer korrekt håndtering av HTTP-</w:t>
      </w:r>
      <w:r w:rsidR="72D8EA05" w:rsidRPr="00F00C8D">
        <w:rPr>
          <w:rFonts w:ascii="Times New Roman" w:hAnsi="Times New Roman" w:cs="Times New Roman"/>
        </w:rPr>
        <w:t>forespørsler og responser.</w:t>
      </w:r>
    </w:p>
    <w:p w14:paraId="1D8CF1D1" w14:textId="1A63E556" w:rsidR="000D02CD" w:rsidRPr="00F00C8D" w:rsidRDefault="74D1FC5B" w:rsidP="0007788F">
      <w:pPr>
        <w:pStyle w:val="Listeavsnitt"/>
        <w:numPr>
          <w:ilvl w:val="0"/>
          <w:numId w:val="9"/>
        </w:numPr>
        <w:spacing w:line="360" w:lineRule="auto"/>
        <w:rPr>
          <w:rFonts w:ascii="Times New Roman" w:hAnsi="Times New Roman" w:cs="Times New Roman"/>
        </w:rPr>
      </w:pPr>
      <w:r w:rsidRPr="00F00C8D">
        <w:rPr>
          <w:rFonts w:ascii="Times New Roman" w:hAnsi="Times New Roman" w:cs="Times New Roman"/>
        </w:rPr>
        <w:t xml:space="preserve">Strømprishenting </w:t>
      </w:r>
      <w:r w:rsidR="02ADF955" w:rsidRPr="00F00C8D">
        <w:rPr>
          <w:rFonts w:ascii="Times New Roman" w:hAnsi="Times New Roman" w:cs="Times New Roman"/>
        </w:rPr>
        <w:t>og visning:</w:t>
      </w:r>
    </w:p>
    <w:p w14:paraId="5E912CEE" w14:textId="7C63243A" w:rsidR="000D02CD" w:rsidRPr="00F00C8D" w:rsidRDefault="771C72C2"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GetElectricityPricesTests</w:t>
      </w:r>
      <w:proofErr w:type="spellEnd"/>
      <w:r w:rsidRPr="00F00C8D">
        <w:rPr>
          <w:rFonts w:ascii="Times New Roman" w:hAnsi="Times New Roman" w:cs="Times New Roman"/>
        </w:rPr>
        <w:t>”:</w:t>
      </w:r>
    </w:p>
    <w:p w14:paraId="20A01BCD" w14:textId="1CF0D36A" w:rsidR="000D02CD" w:rsidRPr="00F00C8D" w:rsidRDefault="23BED2C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Tester at strømprisdata hentes korrekt fra eksterne kilder og prosesseres for visning.</w:t>
      </w:r>
    </w:p>
    <w:p w14:paraId="02FFEFF9" w14:textId="18EA3F11" w:rsidR="23BED2C9" w:rsidRPr="00F00C8D" w:rsidRDefault="23BED2C9" w:rsidP="0007788F">
      <w:pPr>
        <w:pStyle w:val="Listeavsnitt"/>
        <w:numPr>
          <w:ilvl w:val="0"/>
          <w:numId w:val="9"/>
        </w:numPr>
        <w:spacing w:line="360" w:lineRule="auto"/>
        <w:rPr>
          <w:rFonts w:ascii="Times New Roman" w:hAnsi="Times New Roman" w:cs="Times New Roman"/>
          <w:u w:val="single"/>
        </w:rPr>
      </w:pPr>
      <w:r w:rsidRPr="00F00C8D">
        <w:rPr>
          <w:rFonts w:ascii="Times New Roman" w:hAnsi="Times New Roman" w:cs="Times New Roman"/>
          <w:u w:val="single"/>
        </w:rPr>
        <w:t>Notifikasjon funksjonalitet</w:t>
      </w:r>
    </w:p>
    <w:p w14:paraId="1D302BE9" w14:textId="0AF59D61" w:rsidR="23BED2C9" w:rsidRPr="00F00C8D" w:rsidRDefault="23BED2C9"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NotifikasjonTest</w:t>
      </w:r>
      <w:proofErr w:type="spellEnd"/>
      <w:r w:rsidRPr="00F00C8D">
        <w:rPr>
          <w:rFonts w:ascii="Times New Roman" w:hAnsi="Times New Roman" w:cs="Times New Roman"/>
        </w:rPr>
        <w:t>”:</w:t>
      </w:r>
    </w:p>
    <w:p w14:paraId="720E1DB3" w14:textId="77167C29" w:rsidR="23BED2C9" w:rsidRPr="00F00C8D" w:rsidRDefault="23BED2C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Tester at objekter av “Notifikasjon” blir opprettet på riktig måte og at de inneholder alle de nødvendige </w:t>
      </w:r>
      <w:proofErr w:type="spellStart"/>
      <w:r w:rsidRPr="00F00C8D">
        <w:rPr>
          <w:rFonts w:ascii="Times New Roman" w:hAnsi="Times New Roman" w:cs="Times New Roman"/>
        </w:rPr>
        <w:t>parameterene</w:t>
      </w:r>
      <w:proofErr w:type="spellEnd"/>
      <w:r w:rsidRPr="00F00C8D">
        <w:rPr>
          <w:rFonts w:ascii="Times New Roman" w:hAnsi="Times New Roman" w:cs="Times New Roman"/>
        </w:rPr>
        <w:t>.</w:t>
      </w:r>
    </w:p>
    <w:p w14:paraId="13BC3CC2" w14:textId="502F3D36" w:rsidR="23BED2C9" w:rsidRPr="00F00C8D" w:rsidRDefault="23BED2C9"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NotifikasjonServiceTest</w:t>
      </w:r>
      <w:proofErr w:type="spellEnd"/>
      <w:r w:rsidRPr="00F00C8D">
        <w:rPr>
          <w:rFonts w:ascii="Times New Roman" w:hAnsi="Times New Roman" w:cs="Times New Roman"/>
        </w:rPr>
        <w:t>”</w:t>
      </w:r>
    </w:p>
    <w:p w14:paraId="658F6DF6" w14:textId="42D5CBF8" w:rsidR="23BED2C9" w:rsidRPr="00F00C8D" w:rsidRDefault="23BED2C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Testen at </w:t>
      </w:r>
      <w:proofErr w:type="spellStart"/>
      <w:r w:rsidRPr="00F00C8D">
        <w:rPr>
          <w:rFonts w:ascii="Times New Roman" w:hAnsi="Times New Roman" w:cs="Times New Roman"/>
        </w:rPr>
        <w:t>NotifikasjonService</w:t>
      </w:r>
      <w:proofErr w:type="spellEnd"/>
      <w:r w:rsidRPr="00F00C8D">
        <w:rPr>
          <w:rFonts w:ascii="Times New Roman" w:hAnsi="Times New Roman" w:cs="Times New Roman"/>
        </w:rPr>
        <w:t xml:space="preserve"> genererer de riktige push-notifikasjonene med riktige verdier basert på strømpris og batterinivå.</w:t>
      </w:r>
    </w:p>
    <w:p w14:paraId="2C9B01E9" w14:textId="345607D4" w:rsidR="23BED2C9" w:rsidRPr="00F00C8D" w:rsidRDefault="23BED2C9"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NotifikasjonSenderTest</w:t>
      </w:r>
      <w:proofErr w:type="spellEnd"/>
      <w:r w:rsidRPr="00F00C8D">
        <w:rPr>
          <w:rFonts w:ascii="Times New Roman" w:hAnsi="Times New Roman" w:cs="Times New Roman"/>
        </w:rPr>
        <w:t>”</w:t>
      </w:r>
      <w:r w:rsidRPr="00F00C8D">
        <w:rPr>
          <w:rFonts w:ascii="Times New Roman" w:hAnsi="Times New Roman" w:cs="Times New Roman"/>
        </w:rPr>
        <w:tab/>
      </w:r>
    </w:p>
    <w:p w14:paraId="30AA2CA9" w14:textId="11651841" w:rsidR="23BED2C9" w:rsidRPr="00F00C8D" w:rsidRDefault="23BED2C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Tester at </w:t>
      </w:r>
      <w:proofErr w:type="spellStart"/>
      <w:r w:rsidRPr="00F00C8D">
        <w:rPr>
          <w:rFonts w:ascii="Times New Roman" w:hAnsi="Times New Roman" w:cs="Times New Roman"/>
        </w:rPr>
        <w:t>NotifikasjonSender</w:t>
      </w:r>
      <w:proofErr w:type="spellEnd"/>
      <w:r w:rsidRPr="00F00C8D">
        <w:rPr>
          <w:rFonts w:ascii="Times New Roman" w:hAnsi="Times New Roman" w:cs="Times New Roman"/>
        </w:rPr>
        <w:t xml:space="preserve"> sender riktig notifikasjon til Firebase basert på strømpris ved å bruke en </w:t>
      </w:r>
      <w:proofErr w:type="spellStart"/>
      <w:r w:rsidRPr="00F00C8D">
        <w:rPr>
          <w:rFonts w:ascii="Times New Roman" w:hAnsi="Times New Roman" w:cs="Times New Roman"/>
        </w:rPr>
        <w:t>mock</w:t>
      </w:r>
      <w:proofErr w:type="spellEnd"/>
      <w:r w:rsidRPr="00F00C8D">
        <w:rPr>
          <w:rFonts w:ascii="Times New Roman" w:hAnsi="Times New Roman" w:cs="Times New Roman"/>
        </w:rPr>
        <w:t xml:space="preserve"> av </w:t>
      </w:r>
      <w:proofErr w:type="spellStart"/>
      <w:r w:rsidRPr="00F00C8D">
        <w:rPr>
          <w:rFonts w:ascii="Times New Roman" w:hAnsi="Times New Roman" w:cs="Times New Roman"/>
        </w:rPr>
        <w:t>NotifikasjonService</w:t>
      </w:r>
      <w:proofErr w:type="spellEnd"/>
      <w:r w:rsidRPr="00F00C8D">
        <w:rPr>
          <w:rFonts w:ascii="Times New Roman" w:hAnsi="Times New Roman" w:cs="Times New Roman"/>
        </w:rPr>
        <w:t>.</w:t>
      </w:r>
    </w:p>
    <w:p w14:paraId="68B45F43" w14:textId="3A712A32" w:rsidR="23BED2C9" w:rsidRPr="00F00C8D" w:rsidRDefault="23BED2C9" w:rsidP="0007788F">
      <w:pPr>
        <w:pStyle w:val="Listeavsnitt"/>
        <w:numPr>
          <w:ilvl w:val="2"/>
          <w:numId w:val="9"/>
        </w:numPr>
        <w:spacing w:line="360" w:lineRule="auto"/>
        <w:rPr>
          <w:rFonts w:ascii="Times New Roman" w:hAnsi="Times New Roman" w:cs="Times New Roman"/>
        </w:rPr>
      </w:pPr>
      <w:proofErr w:type="spellStart"/>
      <w:r w:rsidRPr="00F00C8D">
        <w:rPr>
          <w:rFonts w:ascii="Times New Roman" w:hAnsi="Times New Roman" w:cs="Times New Roman"/>
        </w:rPr>
        <w:lastRenderedPageBreak/>
        <w:t>Mockito</w:t>
      </w:r>
      <w:proofErr w:type="spellEnd"/>
      <w:r w:rsidRPr="00F00C8D">
        <w:rPr>
          <w:rFonts w:ascii="Times New Roman" w:hAnsi="Times New Roman" w:cs="Times New Roman"/>
        </w:rPr>
        <w:t xml:space="preserve"> brukes for </w:t>
      </w:r>
      <w:r w:rsidR="000740EF" w:rsidRPr="00F00C8D">
        <w:rPr>
          <w:rFonts w:ascii="Times New Roman" w:hAnsi="Times New Roman" w:cs="Times New Roman"/>
        </w:rPr>
        <w:t>å isolere</w:t>
      </w:r>
      <w:r w:rsidRPr="00F00C8D">
        <w:rPr>
          <w:rFonts w:ascii="Times New Roman" w:hAnsi="Times New Roman" w:cs="Times New Roman"/>
        </w:rPr>
        <w:t xml:space="preserve"> testen og sikrer at kun </w:t>
      </w:r>
      <w:proofErr w:type="spellStart"/>
      <w:r w:rsidRPr="00F00C8D">
        <w:rPr>
          <w:rFonts w:ascii="Times New Roman" w:hAnsi="Times New Roman" w:cs="Times New Roman"/>
        </w:rPr>
        <w:t>PushNotifikasjonSender</w:t>
      </w:r>
      <w:proofErr w:type="spellEnd"/>
      <w:r w:rsidRPr="00F00C8D">
        <w:rPr>
          <w:rFonts w:ascii="Times New Roman" w:hAnsi="Times New Roman" w:cs="Times New Roman"/>
        </w:rPr>
        <w:t xml:space="preserve"> blir testet.</w:t>
      </w:r>
    </w:p>
    <w:p w14:paraId="7DC619A6" w14:textId="3B3B0F0F" w:rsidR="23BED2C9" w:rsidRPr="00F00C8D" w:rsidRDefault="23BED2C9" w:rsidP="0007788F">
      <w:pPr>
        <w:pStyle w:val="Listeavsnitt"/>
        <w:numPr>
          <w:ilvl w:val="1"/>
          <w:numId w:val="9"/>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FirebaseInitializerTest</w:t>
      </w:r>
      <w:proofErr w:type="spellEnd"/>
      <w:r w:rsidRPr="00F00C8D">
        <w:rPr>
          <w:rFonts w:ascii="Times New Roman" w:hAnsi="Times New Roman" w:cs="Times New Roman"/>
        </w:rPr>
        <w:t>”</w:t>
      </w:r>
    </w:p>
    <w:p w14:paraId="765178AC" w14:textId="198C7253" w:rsidR="23BED2C9" w:rsidRPr="00F00C8D" w:rsidRDefault="23BED2C9" w:rsidP="0007788F">
      <w:pPr>
        <w:pStyle w:val="Listeavsnitt"/>
        <w:numPr>
          <w:ilvl w:val="2"/>
          <w:numId w:val="9"/>
        </w:numPr>
        <w:spacing w:line="360" w:lineRule="auto"/>
        <w:rPr>
          <w:rFonts w:ascii="Times New Roman" w:hAnsi="Times New Roman" w:cs="Times New Roman"/>
        </w:rPr>
      </w:pPr>
      <w:r w:rsidRPr="00F00C8D">
        <w:rPr>
          <w:rFonts w:ascii="Times New Roman" w:hAnsi="Times New Roman" w:cs="Times New Roman"/>
        </w:rPr>
        <w:t xml:space="preserve">Tester at Firebase blir </w:t>
      </w:r>
      <w:proofErr w:type="spellStart"/>
      <w:r w:rsidRPr="00F00C8D">
        <w:rPr>
          <w:rFonts w:ascii="Times New Roman" w:hAnsi="Times New Roman" w:cs="Times New Roman"/>
        </w:rPr>
        <w:t>initialisert</w:t>
      </w:r>
      <w:proofErr w:type="spellEnd"/>
      <w:r w:rsidRPr="00F00C8D">
        <w:rPr>
          <w:rFonts w:ascii="Times New Roman" w:hAnsi="Times New Roman" w:cs="Times New Roman"/>
        </w:rPr>
        <w:t xml:space="preserve"> riktig og kun </w:t>
      </w:r>
      <w:r w:rsidR="00435555" w:rsidRPr="00F00C8D">
        <w:rPr>
          <w:rFonts w:ascii="Times New Roman" w:hAnsi="Times New Roman" w:cs="Times New Roman"/>
        </w:rPr>
        <w:t>é</w:t>
      </w:r>
      <w:r w:rsidRPr="00F00C8D">
        <w:rPr>
          <w:rFonts w:ascii="Times New Roman" w:hAnsi="Times New Roman" w:cs="Times New Roman"/>
        </w:rPr>
        <w:t>n gang.</w:t>
      </w:r>
    </w:p>
    <w:p w14:paraId="2046658E" w14:textId="00FC8FF0" w:rsidR="007F0606" w:rsidRPr="00F00C8D" w:rsidRDefault="007F0606" w:rsidP="0007788F">
      <w:pPr>
        <w:spacing w:line="360" w:lineRule="auto"/>
        <w:rPr>
          <w:rFonts w:ascii="Times New Roman" w:hAnsi="Times New Roman" w:cs="Times New Roman"/>
        </w:rPr>
      </w:pPr>
    </w:p>
    <w:p w14:paraId="408CE773" w14:textId="4C67DDB5" w:rsidR="000D02CD" w:rsidRPr="00F00C8D" w:rsidRDefault="7FDDC418" w:rsidP="0007788F">
      <w:pPr>
        <w:spacing w:line="360" w:lineRule="auto"/>
        <w:rPr>
          <w:rFonts w:ascii="Times New Roman" w:hAnsi="Times New Roman" w:cs="Times New Roman"/>
        </w:rPr>
      </w:pPr>
      <w:r w:rsidRPr="00F00C8D">
        <w:rPr>
          <w:rFonts w:ascii="Times New Roman" w:hAnsi="Times New Roman" w:cs="Times New Roman"/>
        </w:rPr>
        <w:t>Hvordan tester viser korrekt oppførsel</w:t>
      </w:r>
      <w:r w:rsidR="5D953D20" w:rsidRPr="00F00C8D">
        <w:rPr>
          <w:rFonts w:ascii="Times New Roman" w:hAnsi="Times New Roman" w:cs="Times New Roman"/>
        </w:rPr>
        <w:t xml:space="preserve"> og </w:t>
      </w:r>
      <w:r w:rsidR="28A98E45" w:rsidRPr="00F00C8D">
        <w:rPr>
          <w:rFonts w:ascii="Times New Roman" w:hAnsi="Times New Roman" w:cs="Times New Roman"/>
        </w:rPr>
        <w:t>feilsituasjoner</w:t>
      </w:r>
      <w:r w:rsidR="5DC30A7F" w:rsidRPr="00F00C8D">
        <w:rPr>
          <w:rFonts w:ascii="Times New Roman" w:hAnsi="Times New Roman" w:cs="Times New Roman"/>
        </w:rPr>
        <w:t>.</w:t>
      </w:r>
    </w:p>
    <w:p w14:paraId="62292835" w14:textId="42999A56" w:rsidR="5DC30A7F" w:rsidRPr="00F00C8D" w:rsidRDefault="5DC30A7F" w:rsidP="0007788F">
      <w:pPr>
        <w:spacing w:line="360" w:lineRule="auto"/>
        <w:rPr>
          <w:rFonts w:ascii="Times New Roman" w:hAnsi="Times New Roman" w:cs="Times New Roman"/>
          <w:u w:val="single"/>
        </w:rPr>
      </w:pPr>
      <w:r w:rsidRPr="00F00C8D">
        <w:rPr>
          <w:rFonts w:ascii="Times New Roman" w:hAnsi="Times New Roman" w:cs="Times New Roman"/>
          <w:u w:val="single"/>
        </w:rPr>
        <w:t>Korrekt oppførsel</w:t>
      </w:r>
      <w:r w:rsidR="52ACACE0" w:rsidRPr="00F00C8D">
        <w:rPr>
          <w:rFonts w:ascii="Times New Roman" w:hAnsi="Times New Roman" w:cs="Times New Roman"/>
          <w:u w:val="single"/>
        </w:rPr>
        <w:t>:</w:t>
      </w:r>
    </w:p>
    <w:p w14:paraId="33867CB1" w14:textId="0CD86EA1" w:rsidR="52ACACE0" w:rsidRPr="00F00C8D" w:rsidRDefault="25651162" w:rsidP="0007788F">
      <w:pPr>
        <w:pStyle w:val="Listeavsnitt"/>
        <w:numPr>
          <w:ilvl w:val="0"/>
          <w:numId w:val="10"/>
        </w:numPr>
        <w:spacing w:line="360" w:lineRule="auto"/>
        <w:rPr>
          <w:rFonts w:ascii="Times New Roman" w:hAnsi="Times New Roman" w:cs="Times New Roman"/>
        </w:rPr>
      </w:pPr>
      <w:r w:rsidRPr="00F00C8D">
        <w:rPr>
          <w:rFonts w:ascii="Times New Roman" w:hAnsi="Times New Roman" w:cs="Times New Roman"/>
        </w:rPr>
        <w:t>Brukerhåndtering: Tester som “</w:t>
      </w:r>
      <w:proofErr w:type="spellStart"/>
      <w:r w:rsidR="7F14DF09" w:rsidRPr="00F00C8D">
        <w:rPr>
          <w:rFonts w:ascii="Times New Roman" w:hAnsi="Times New Roman" w:cs="Times New Roman"/>
        </w:rPr>
        <w:t>testRegisterUser_</w:t>
      </w:r>
      <w:r w:rsidR="7F368007" w:rsidRPr="00F00C8D">
        <w:rPr>
          <w:rFonts w:ascii="Times New Roman" w:hAnsi="Times New Roman" w:cs="Times New Roman"/>
        </w:rPr>
        <w:t>Success</w:t>
      </w:r>
      <w:proofErr w:type="spellEnd"/>
      <w:r w:rsidR="7F368007" w:rsidRPr="00F00C8D">
        <w:rPr>
          <w:rFonts w:ascii="Times New Roman" w:hAnsi="Times New Roman" w:cs="Times New Roman"/>
        </w:rPr>
        <w:t>” og “</w:t>
      </w:r>
      <w:proofErr w:type="spellStart"/>
      <w:r w:rsidR="7F368007" w:rsidRPr="00F00C8D">
        <w:rPr>
          <w:rFonts w:ascii="Times New Roman" w:hAnsi="Times New Roman" w:cs="Times New Roman"/>
        </w:rPr>
        <w:t>testLoginUser_Success</w:t>
      </w:r>
      <w:proofErr w:type="spellEnd"/>
      <w:r w:rsidR="518A27B2" w:rsidRPr="00F00C8D">
        <w:rPr>
          <w:rFonts w:ascii="Times New Roman" w:hAnsi="Times New Roman" w:cs="Times New Roman"/>
        </w:rPr>
        <w:t xml:space="preserve">” </w:t>
      </w:r>
      <w:r w:rsidR="1B283B1C" w:rsidRPr="00F00C8D">
        <w:rPr>
          <w:rFonts w:ascii="Times New Roman" w:hAnsi="Times New Roman" w:cs="Times New Roman"/>
        </w:rPr>
        <w:t>bekrefter</w:t>
      </w:r>
      <w:r w:rsidR="518A27B2" w:rsidRPr="00F00C8D">
        <w:rPr>
          <w:rFonts w:ascii="Times New Roman" w:hAnsi="Times New Roman" w:cs="Times New Roman"/>
        </w:rPr>
        <w:t xml:space="preserve"> riktig registrering og </w:t>
      </w:r>
      <w:r w:rsidR="037F3275" w:rsidRPr="00F00C8D">
        <w:rPr>
          <w:rFonts w:ascii="Times New Roman" w:hAnsi="Times New Roman" w:cs="Times New Roman"/>
        </w:rPr>
        <w:t>innlogging.</w:t>
      </w:r>
    </w:p>
    <w:p w14:paraId="2CB77075" w14:textId="1A3ACDDC" w:rsidR="037F3275" w:rsidRPr="00F00C8D" w:rsidRDefault="25EA35DB" w:rsidP="0007788F">
      <w:pPr>
        <w:pStyle w:val="Listeavsnitt"/>
        <w:numPr>
          <w:ilvl w:val="0"/>
          <w:numId w:val="10"/>
        </w:numPr>
        <w:spacing w:line="360" w:lineRule="auto"/>
        <w:rPr>
          <w:rFonts w:ascii="Times New Roman" w:hAnsi="Times New Roman" w:cs="Times New Roman"/>
        </w:rPr>
      </w:pPr>
      <w:r w:rsidRPr="00F00C8D">
        <w:rPr>
          <w:rFonts w:ascii="Times New Roman" w:hAnsi="Times New Roman" w:cs="Times New Roman"/>
        </w:rPr>
        <w:t>Lokasjonsfunksjoner: “</w:t>
      </w:r>
      <w:proofErr w:type="spellStart"/>
      <w:r w:rsidR="6460734D" w:rsidRPr="00F00C8D">
        <w:rPr>
          <w:rFonts w:ascii="Times New Roman" w:hAnsi="Times New Roman" w:cs="Times New Roman"/>
        </w:rPr>
        <w:t>testUserInsideRadius</w:t>
      </w:r>
      <w:proofErr w:type="spellEnd"/>
      <w:r w:rsidR="6460734D" w:rsidRPr="00F00C8D">
        <w:rPr>
          <w:rFonts w:ascii="Times New Roman" w:hAnsi="Times New Roman" w:cs="Times New Roman"/>
        </w:rPr>
        <w:t>”</w:t>
      </w:r>
      <w:r w:rsidR="6FAD0B0B" w:rsidRPr="00F00C8D">
        <w:rPr>
          <w:rFonts w:ascii="Times New Roman" w:hAnsi="Times New Roman" w:cs="Times New Roman"/>
        </w:rPr>
        <w:t xml:space="preserve"> </w:t>
      </w:r>
      <w:r w:rsidR="655BDC03" w:rsidRPr="00F00C8D">
        <w:rPr>
          <w:rFonts w:ascii="Times New Roman" w:hAnsi="Times New Roman" w:cs="Times New Roman"/>
        </w:rPr>
        <w:t xml:space="preserve">validerer korrekt deteksjon av brukerens posisjon i </w:t>
      </w:r>
      <w:r w:rsidR="35F10D57" w:rsidRPr="00F00C8D">
        <w:rPr>
          <w:rFonts w:ascii="Times New Roman" w:hAnsi="Times New Roman" w:cs="Times New Roman"/>
        </w:rPr>
        <w:t>forhold til en radius.</w:t>
      </w:r>
    </w:p>
    <w:p w14:paraId="300DCEFA" w14:textId="0BE33DB3" w:rsidR="35F10D57" w:rsidRPr="00F00C8D" w:rsidRDefault="7F6D3960" w:rsidP="0007788F">
      <w:pPr>
        <w:pStyle w:val="Listeavsnitt"/>
        <w:numPr>
          <w:ilvl w:val="0"/>
          <w:numId w:val="10"/>
        </w:numPr>
        <w:spacing w:line="360" w:lineRule="auto"/>
        <w:rPr>
          <w:rFonts w:ascii="Times New Roman" w:hAnsi="Times New Roman" w:cs="Times New Roman"/>
        </w:rPr>
      </w:pPr>
      <w:proofErr w:type="spellStart"/>
      <w:r w:rsidRPr="00F00C8D">
        <w:rPr>
          <w:rFonts w:ascii="Times New Roman" w:hAnsi="Times New Roman" w:cs="Times New Roman"/>
        </w:rPr>
        <w:t>Strømrpiser</w:t>
      </w:r>
      <w:proofErr w:type="spellEnd"/>
      <w:r w:rsidRPr="00F00C8D">
        <w:rPr>
          <w:rFonts w:ascii="Times New Roman" w:hAnsi="Times New Roman" w:cs="Times New Roman"/>
        </w:rPr>
        <w:t>: Tester som i “</w:t>
      </w:r>
      <w:proofErr w:type="spellStart"/>
      <w:r w:rsidRPr="00F00C8D">
        <w:rPr>
          <w:rFonts w:ascii="Times New Roman" w:hAnsi="Times New Roman" w:cs="Times New Roman"/>
        </w:rPr>
        <w:t>ElectricityPriceCalculatorTests</w:t>
      </w:r>
      <w:proofErr w:type="spellEnd"/>
      <w:r w:rsidRPr="00F00C8D">
        <w:rPr>
          <w:rFonts w:ascii="Times New Roman" w:hAnsi="Times New Roman" w:cs="Times New Roman"/>
        </w:rPr>
        <w:t xml:space="preserve">” validerer at </w:t>
      </w:r>
      <w:proofErr w:type="spellStart"/>
      <w:r w:rsidRPr="00F00C8D">
        <w:rPr>
          <w:rFonts w:ascii="Times New Roman" w:hAnsi="Times New Roman" w:cs="Times New Roman"/>
        </w:rPr>
        <w:t>prisbereninger</w:t>
      </w:r>
      <w:proofErr w:type="spellEnd"/>
      <w:r w:rsidRPr="00F00C8D">
        <w:rPr>
          <w:rFonts w:ascii="Times New Roman" w:hAnsi="Times New Roman" w:cs="Times New Roman"/>
        </w:rPr>
        <w:t xml:space="preserve"> fungerer som forventet.</w:t>
      </w:r>
    </w:p>
    <w:p w14:paraId="2399018F" w14:textId="3C78B20E" w:rsidR="2357059F" w:rsidRPr="00F00C8D" w:rsidRDefault="2357059F" w:rsidP="0007788F">
      <w:pPr>
        <w:spacing w:line="360" w:lineRule="auto"/>
        <w:rPr>
          <w:rFonts w:ascii="Times New Roman" w:hAnsi="Times New Roman" w:cs="Times New Roman"/>
          <w:u w:val="single"/>
        </w:rPr>
      </w:pPr>
      <w:r w:rsidRPr="00F00C8D">
        <w:rPr>
          <w:rFonts w:ascii="Times New Roman" w:hAnsi="Times New Roman" w:cs="Times New Roman"/>
          <w:u w:val="single"/>
        </w:rPr>
        <w:t>Feilsituasjoner:</w:t>
      </w:r>
    </w:p>
    <w:p w14:paraId="4A013B55" w14:textId="34040F03" w:rsidR="2357059F" w:rsidRPr="00F00C8D" w:rsidRDefault="1218543C" w:rsidP="0007788F">
      <w:pPr>
        <w:pStyle w:val="Listeavsnitt"/>
        <w:numPr>
          <w:ilvl w:val="0"/>
          <w:numId w:val="12"/>
        </w:numPr>
        <w:spacing w:line="360" w:lineRule="auto"/>
        <w:rPr>
          <w:rFonts w:ascii="Times New Roman" w:hAnsi="Times New Roman" w:cs="Times New Roman"/>
        </w:rPr>
      </w:pPr>
      <w:r w:rsidRPr="00F00C8D">
        <w:rPr>
          <w:rFonts w:ascii="Times New Roman" w:hAnsi="Times New Roman" w:cs="Times New Roman"/>
        </w:rPr>
        <w:t>Input-feil:</w:t>
      </w:r>
    </w:p>
    <w:p w14:paraId="697881C8" w14:textId="4FB7466D" w:rsidR="1218543C" w:rsidRPr="00F00C8D" w:rsidRDefault="14C86B3A" w:rsidP="0007788F">
      <w:pPr>
        <w:pStyle w:val="Listeavsnitt"/>
        <w:numPr>
          <w:ilvl w:val="1"/>
          <w:numId w:val="12"/>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testRegisterUser_EmptyEmail</w:t>
      </w:r>
      <w:proofErr w:type="spellEnd"/>
      <w:r w:rsidRPr="00F00C8D">
        <w:rPr>
          <w:rFonts w:ascii="Times New Roman" w:hAnsi="Times New Roman" w:cs="Times New Roman"/>
        </w:rPr>
        <w:t>” og “</w:t>
      </w:r>
      <w:proofErr w:type="spellStart"/>
      <w:r w:rsidRPr="00F00C8D">
        <w:rPr>
          <w:rFonts w:ascii="Times New Roman" w:hAnsi="Times New Roman" w:cs="Times New Roman"/>
        </w:rPr>
        <w:t>testLoginUser_WrongPassword</w:t>
      </w:r>
      <w:proofErr w:type="spellEnd"/>
      <w:r w:rsidRPr="00F00C8D">
        <w:rPr>
          <w:rFonts w:ascii="Times New Roman" w:hAnsi="Times New Roman" w:cs="Times New Roman"/>
        </w:rPr>
        <w:t xml:space="preserve">” viser </w:t>
      </w:r>
      <w:r w:rsidR="4B10CA7F" w:rsidRPr="00F00C8D">
        <w:rPr>
          <w:rFonts w:ascii="Times New Roman" w:hAnsi="Times New Roman" w:cs="Times New Roman"/>
        </w:rPr>
        <w:t>hvordan systemet håndterer ugyldig input.</w:t>
      </w:r>
    </w:p>
    <w:p w14:paraId="6BD3D415" w14:textId="4EDB3EC6" w:rsidR="4B10CA7F" w:rsidRPr="00F00C8D" w:rsidRDefault="0AF52550" w:rsidP="0007788F">
      <w:pPr>
        <w:pStyle w:val="Listeavsnitt"/>
        <w:numPr>
          <w:ilvl w:val="0"/>
          <w:numId w:val="12"/>
        </w:numPr>
        <w:spacing w:line="360" w:lineRule="auto"/>
        <w:rPr>
          <w:rFonts w:ascii="Times New Roman" w:hAnsi="Times New Roman" w:cs="Times New Roman"/>
        </w:rPr>
      </w:pPr>
      <w:r w:rsidRPr="00F00C8D">
        <w:rPr>
          <w:rFonts w:ascii="Times New Roman" w:hAnsi="Times New Roman" w:cs="Times New Roman"/>
        </w:rPr>
        <w:t>Nettverksproblemer:</w:t>
      </w:r>
    </w:p>
    <w:p w14:paraId="4CEFDA6B" w14:textId="29B9CD8B" w:rsidR="0AF52550" w:rsidRPr="00F00C8D" w:rsidRDefault="5ACC34A0" w:rsidP="0007788F">
      <w:pPr>
        <w:pStyle w:val="Listeavsnitt"/>
        <w:numPr>
          <w:ilvl w:val="1"/>
          <w:numId w:val="12"/>
        </w:numPr>
        <w:spacing w:line="360" w:lineRule="auto"/>
        <w:rPr>
          <w:rFonts w:ascii="Times New Roman" w:hAnsi="Times New Roman" w:cs="Times New Roman"/>
        </w:rPr>
      </w:pPr>
      <w:r w:rsidRPr="00F00C8D">
        <w:rPr>
          <w:rFonts w:ascii="Times New Roman" w:hAnsi="Times New Roman" w:cs="Times New Roman"/>
        </w:rPr>
        <w:t>“</w:t>
      </w:r>
      <w:proofErr w:type="spellStart"/>
      <w:r w:rsidRPr="00F00C8D">
        <w:rPr>
          <w:rFonts w:ascii="Times New Roman" w:hAnsi="Times New Roman" w:cs="Times New Roman"/>
        </w:rPr>
        <w:t>HttpGetClientTestingIOExceptionGetRequest</w:t>
      </w:r>
      <w:proofErr w:type="spellEnd"/>
      <w:r w:rsidRPr="00F00C8D">
        <w:rPr>
          <w:rFonts w:ascii="Times New Roman" w:hAnsi="Times New Roman" w:cs="Times New Roman"/>
        </w:rPr>
        <w:t xml:space="preserve">” demonstrerer robusthet mot </w:t>
      </w:r>
      <w:r w:rsidR="031D35EE" w:rsidRPr="00F00C8D">
        <w:rPr>
          <w:rFonts w:ascii="Times New Roman" w:hAnsi="Times New Roman" w:cs="Times New Roman"/>
        </w:rPr>
        <w:t>nettverksfeil.</w:t>
      </w:r>
    </w:p>
    <w:p w14:paraId="5C6D312C" w14:textId="77777777" w:rsidR="00AD1CA7" w:rsidRPr="00F00C8D" w:rsidRDefault="00AD1CA7" w:rsidP="0007788F">
      <w:pPr>
        <w:spacing w:line="360" w:lineRule="auto"/>
        <w:rPr>
          <w:rFonts w:ascii="Times New Roman" w:eastAsiaTheme="majorEastAsia" w:hAnsi="Times New Roman" w:cs="Times New Roman"/>
          <w:sz w:val="40"/>
          <w:szCs w:val="40"/>
        </w:rPr>
      </w:pPr>
      <w:bookmarkStart w:id="49" w:name="_Toc182951106"/>
      <w:r w:rsidRPr="00F00C8D">
        <w:rPr>
          <w:rFonts w:ascii="Times New Roman" w:hAnsi="Times New Roman" w:cs="Times New Roman"/>
        </w:rPr>
        <w:br w:type="page"/>
      </w:r>
    </w:p>
    <w:p w14:paraId="32385C30" w14:textId="132268AB" w:rsidR="00814587" w:rsidRPr="00F00C8D" w:rsidRDefault="00814587" w:rsidP="0007788F">
      <w:pPr>
        <w:pStyle w:val="Overskrift1"/>
        <w:spacing w:line="360" w:lineRule="auto"/>
        <w:jc w:val="center"/>
        <w:rPr>
          <w:rFonts w:ascii="Times New Roman" w:hAnsi="Times New Roman" w:cs="Times New Roman"/>
          <w:color w:val="auto"/>
        </w:rPr>
      </w:pPr>
      <w:bookmarkStart w:id="50" w:name="_Toc183172712"/>
      <w:r w:rsidRPr="00F00C8D">
        <w:rPr>
          <w:rFonts w:ascii="Times New Roman" w:hAnsi="Times New Roman" w:cs="Times New Roman"/>
          <w:color w:val="auto"/>
        </w:rPr>
        <w:lastRenderedPageBreak/>
        <w:t>Utviklingsprosess</w:t>
      </w:r>
      <w:bookmarkEnd w:id="49"/>
      <w:bookmarkEnd w:id="50"/>
    </w:p>
    <w:p w14:paraId="7149B66F" w14:textId="27CC7ED0" w:rsidR="00426E05" w:rsidRPr="00F00C8D" w:rsidRDefault="00426E05" w:rsidP="0007788F">
      <w:pPr>
        <w:pStyle w:val="Overskrift2"/>
        <w:spacing w:line="360" w:lineRule="auto"/>
        <w:rPr>
          <w:rFonts w:ascii="Times New Roman" w:hAnsi="Times New Roman" w:cs="Times New Roman"/>
          <w:color w:val="auto"/>
        </w:rPr>
      </w:pPr>
      <w:bookmarkStart w:id="51" w:name="_Toc183172713"/>
      <w:r w:rsidRPr="00F00C8D">
        <w:rPr>
          <w:rFonts w:ascii="Times New Roman" w:hAnsi="Times New Roman" w:cs="Times New Roman"/>
          <w:color w:val="auto"/>
        </w:rPr>
        <w:t>Sprints</w:t>
      </w:r>
      <w:bookmarkEnd w:id="51"/>
    </w:p>
    <w:p w14:paraId="6C3C34A3" w14:textId="163636A6" w:rsidR="6F46D105" w:rsidRPr="00F00C8D" w:rsidRDefault="0A7D4138"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Prosjektet ble gjennomført i tre sprint-faser, hver med spesifikke mål og oppgaver for å sikre fremdrift og kvalitet.</w:t>
      </w:r>
    </w:p>
    <w:p w14:paraId="13574054" w14:textId="2C84646A" w:rsidR="0A7D4138" w:rsidRPr="00F00C8D" w:rsidRDefault="0A7D4138" w:rsidP="0007788F">
      <w:pPr>
        <w:pStyle w:val="Overskrift3"/>
        <w:spacing w:line="360" w:lineRule="auto"/>
        <w:rPr>
          <w:rFonts w:ascii="Times New Roman" w:hAnsi="Times New Roman" w:cs="Times New Roman"/>
          <w:color w:val="auto"/>
        </w:rPr>
      </w:pPr>
      <w:bookmarkStart w:id="52" w:name="_Toc183172714"/>
      <w:r w:rsidRPr="00F00C8D">
        <w:rPr>
          <w:rFonts w:ascii="Times New Roman" w:hAnsi="Times New Roman" w:cs="Times New Roman"/>
          <w:color w:val="auto"/>
        </w:rPr>
        <w:t xml:space="preserve">Sprint </w:t>
      </w:r>
      <w:r w:rsidR="00A431BB" w:rsidRPr="00F00C8D">
        <w:rPr>
          <w:rFonts w:ascii="Times New Roman" w:hAnsi="Times New Roman" w:cs="Times New Roman"/>
          <w:color w:val="auto"/>
        </w:rPr>
        <w:t xml:space="preserve">1: </w:t>
      </w:r>
      <w:r w:rsidRPr="00F00C8D">
        <w:rPr>
          <w:rFonts w:ascii="Times New Roman" w:hAnsi="Times New Roman" w:cs="Times New Roman"/>
          <w:color w:val="auto"/>
        </w:rPr>
        <w:t>Design og konseptutvikling</w:t>
      </w:r>
      <w:bookmarkEnd w:id="52"/>
    </w:p>
    <w:p w14:paraId="1283F1FE" w14:textId="0E8E12F1" w:rsidR="00A431BB" w:rsidRPr="00F00C8D" w:rsidRDefault="00A431BB" w:rsidP="0007788F">
      <w:pPr>
        <w:pStyle w:val="Listeavsnitt"/>
        <w:numPr>
          <w:ilvl w:val="0"/>
          <w:numId w:val="13"/>
        </w:numPr>
        <w:spacing w:line="360" w:lineRule="auto"/>
        <w:rPr>
          <w:rFonts w:ascii="Times New Roman" w:eastAsia="Times New Roman" w:hAnsi="Times New Roman" w:cs="Times New Roman"/>
        </w:rPr>
      </w:pPr>
      <w:r w:rsidRPr="00F00C8D">
        <w:rPr>
          <w:rFonts w:ascii="Times New Roman" w:eastAsia="Times New Roman" w:hAnsi="Times New Roman" w:cs="Times New Roman"/>
        </w:rPr>
        <w:t>Varighet: 3 uker</w:t>
      </w:r>
    </w:p>
    <w:p w14:paraId="4C434696" w14:textId="5A467387" w:rsidR="0A7D4138" w:rsidRPr="00F00C8D" w:rsidRDefault="0A7D4138" w:rsidP="0007788F">
      <w:pPr>
        <w:pStyle w:val="Listeavsnitt"/>
        <w:numPr>
          <w:ilvl w:val="0"/>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Mål: Utforme plattformens design basert på kravspesifikasjonen.</w:t>
      </w:r>
    </w:p>
    <w:p w14:paraId="10E1CFE6" w14:textId="6F92849F" w:rsidR="0A7D4138" w:rsidRPr="00F00C8D" w:rsidRDefault="0A7D4138" w:rsidP="0007788F">
      <w:pPr>
        <w:pStyle w:val="Listeavsnitt"/>
        <w:numPr>
          <w:ilvl w:val="0"/>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Oppgaver:</w:t>
      </w:r>
    </w:p>
    <w:p w14:paraId="707660A0" w14:textId="64D88A49" w:rsidR="0A7D4138" w:rsidRPr="00F00C8D" w:rsidRDefault="0A7D4138" w:rsidP="0007788F">
      <w:pPr>
        <w:pStyle w:val="Listeavsnitt"/>
        <w:numPr>
          <w:ilvl w:val="1"/>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Utarbeide kravspesifikasjon, skrive om produktet og funksjoner.</w:t>
      </w:r>
    </w:p>
    <w:p w14:paraId="2D2848E8" w14:textId="3755E4E4" w:rsidR="0A7D4138" w:rsidRPr="00F00C8D" w:rsidRDefault="0A7D4138" w:rsidP="0007788F">
      <w:pPr>
        <w:pStyle w:val="Listeavsnitt"/>
        <w:numPr>
          <w:ilvl w:val="1"/>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Utvikle </w:t>
      </w:r>
      <w:proofErr w:type="spellStart"/>
      <w:r w:rsidRPr="00F00C8D">
        <w:rPr>
          <w:rFonts w:ascii="Times New Roman" w:eastAsia="Times New Roman" w:hAnsi="Times New Roman" w:cs="Times New Roman"/>
        </w:rPr>
        <w:t>personas</w:t>
      </w:r>
      <w:proofErr w:type="spellEnd"/>
      <w:r w:rsidRPr="00F00C8D">
        <w:rPr>
          <w:rFonts w:ascii="Times New Roman" w:eastAsia="Times New Roman" w:hAnsi="Times New Roman" w:cs="Times New Roman"/>
        </w:rPr>
        <w:t xml:space="preserve"> og scenarios for brukerne.</w:t>
      </w:r>
    </w:p>
    <w:p w14:paraId="1C7D3597" w14:textId="1A66E5BF" w:rsidR="0A7D4138" w:rsidRPr="00F00C8D" w:rsidRDefault="0A7D4138" w:rsidP="0007788F">
      <w:pPr>
        <w:pStyle w:val="Listeavsnitt"/>
        <w:numPr>
          <w:ilvl w:val="1"/>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Designe dashbord, varslinger, logo og introduksjonssider.</w:t>
      </w:r>
    </w:p>
    <w:p w14:paraId="4820E6BD" w14:textId="2A55E559" w:rsidR="0A7D4138" w:rsidRPr="00F00C8D" w:rsidRDefault="0A7D4138" w:rsidP="0007788F">
      <w:pPr>
        <w:pStyle w:val="Listeavsnitt"/>
        <w:numPr>
          <w:ilvl w:val="1"/>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Lage en side for strømpriser og implementere </w:t>
      </w:r>
      <w:proofErr w:type="spellStart"/>
      <w:r w:rsidRPr="00F00C8D">
        <w:rPr>
          <w:rFonts w:ascii="Times New Roman" w:eastAsia="Times New Roman" w:hAnsi="Times New Roman" w:cs="Times New Roman"/>
        </w:rPr>
        <w:t>dark</w:t>
      </w:r>
      <w:proofErr w:type="spellEnd"/>
      <w:r w:rsidRPr="00F00C8D">
        <w:rPr>
          <w:rFonts w:ascii="Times New Roman" w:eastAsia="Times New Roman" w:hAnsi="Times New Roman" w:cs="Times New Roman"/>
        </w:rPr>
        <w:t xml:space="preserve"> mode på hovedsidene.</w:t>
      </w:r>
    </w:p>
    <w:p w14:paraId="461347B7" w14:textId="1D0605E2" w:rsidR="0A7D4138" w:rsidRPr="00F00C8D" w:rsidRDefault="0A7D4138" w:rsidP="0007788F">
      <w:pPr>
        <w:pStyle w:val="Listeavsnitt"/>
        <w:numPr>
          <w:ilvl w:val="0"/>
          <w:numId w:val="22"/>
        </w:numPr>
        <w:spacing w:line="360" w:lineRule="auto"/>
        <w:rPr>
          <w:rFonts w:ascii="Times New Roman" w:eastAsia="Times New Roman" w:hAnsi="Times New Roman" w:cs="Times New Roman"/>
        </w:rPr>
      </w:pPr>
      <w:r w:rsidRPr="00F00C8D">
        <w:rPr>
          <w:rFonts w:ascii="Times New Roman" w:eastAsia="Times New Roman" w:hAnsi="Times New Roman" w:cs="Times New Roman"/>
        </w:rPr>
        <w:t>Resultat: En konkret designprototype som la grunnlag for videre utvikling.</w:t>
      </w:r>
    </w:p>
    <w:p w14:paraId="69A6C547" w14:textId="4C74D99E" w:rsidR="0A7D4138" w:rsidRPr="00F00C8D" w:rsidRDefault="0A7D4138" w:rsidP="0007788F">
      <w:pPr>
        <w:pStyle w:val="Overskrift3"/>
        <w:spacing w:line="360" w:lineRule="auto"/>
        <w:rPr>
          <w:rFonts w:ascii="Times New Roman" w:hAnsi="Times New Roman" w:cs="Times New Roman"/>
          <w:color w:val="auto"/>
        </w:rPr>
      </w:pPr>
      <w:bookmarkStart w:id="53" w:name="_Toc183172715"/>
      <w:r w:rsidRPr="00F00C8D">
        <w:rPr>
          <w:rFonts w:ascii="Times New Roman" w:hAnsi="Times New Roman" w:cs="Times New Roman"/>
          <w:color w:val="auto"/>
        </w:rPr>
        <w:t>Sprint 2</w:t>
      </w:r>
      <w:r w:rsidR="00A431BB" w:rsidRPr="00F00C8D">
        <w:rPr>
          <w:rFonts w:ascii="Times New Roman" w:hAnsi="Times New Roman" w:cs="Times New Roman"/>
          <w:color w:val="auto"/>
        </w:rPr>
        <w:t xml:space="preserve">: </w:t>
      </w:r>
      <w:r w:rsidRPr="00F00C8D">
        <w:rPr>
          <w:rFonts w:ascii="Times New Roman" w:hAnsi="Times New Roman" w:cs="Times New Roman"/>
          <w:color w:val="auto"/>
        </w:rPr>
        <w:t>Programmering og evaluering</w:t>
      </w:r>
      <w:bookmarkEnd w:id="53"/>
    </w:p>
    <w:p w14:paraId="024DC525" w14:textId="3F945018" w:rsidR="00A431BB" w:rsidRPr="00F00C8D" w:rsidRDefault="00A431BB" w:rsidP="0007788F">
      <w:pPr>
        <w:pStyle w:val="Listeavsnitt"/>
        <w:numPr>
          <w:ilvl w:val="0"/>
          <w:numId w:val="13"/>
        </w:numPr>
        <w:spacing w:line="360" w:lineRule="auto"/>
        <w:rPr>
          <w:rFonts w:ascii="Times New Roman" w:eastAsia="Times New Roman" w:hAnsi="Times New Roman" w:cs="Times New Roman"/>
        </w:rPr>
      </w:pPr>
      <w:r w:rsidRPr="00F00C8D">
        <w:rPr>
          <w:rFonts w:ascii="Times New Roman" w:eastAsia="Times New Roman" w:hAnsi="Times New Roman" w:cs="Times New Roman"/>
        </w:rPr>
        <w:t>Varighet: 4 uker</w:t>
      </w:r>
    </w:p>
    <w:p w14:paraId="746C5D78" w14:textId="65E5D4BD" w:rsidR="0A7D4138" w:rsidRPr="00F00C8D" w:rsidRDefault="0A7D4138" w:rsidP="0007788F">
      <w:pPr>
        <w:pStyle w:val="Listeavsnitt"/>
        <w:numPr>
          <w:ilvl w:val="0"/>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Mål: Implementere funksjonalitet basert på designet og kravspesifikasjonen fra </w:t>
      </w:r>
      <w:r w:rsidR="00BA48FA" w:rsidRPr="00F00C8D">
        <w:rPr>
          <w:rFonts w:ascii="Times New Roman" w:eastAsia="Times New Roman" w:hAnsi="Times New Roman" w:cs="Times New Roman"/>
        </w:rPr>
        <w:t>første sprint.</w:t>
      </w:r>
    </w:p>
    <w:p w14:paraId="47C30FD5" w14:textId="67901CF1" w:rsidR="0A7D4138" w:rsidRPr="00F00C8D" w:rsidRDefault="0A7D4138" w:rsidP="0007788F">
      <w:pPr>
        <w:pStyle w:val="Listeavsnitt"/>
        <w:numPr>
          <w:ilvl w:val="0"/>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Oppgaver:</w:t>
      </w:r>
    </w:p>
    <w:p w14:paraId="49B5AA10" w14:textId="2BAF653B" w:rsidR="0A7D4138" w:rsidRPr="00F00C8D" w:rsidRDefault="0A7D4138" w:rsidP="0007788F">
      <w:pPr>
        <w:pStyle w:val="Listeavsnitt"/>
        <w:numPr>
          <w:ilvl w:val="1"/>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Evaluere og oppdatere kravspesifikasjonen.</w:t>
      </w:r>
    </w:p>
    <w:p w14:paraId="2A6F0A86" w14:textId="4513E5C1" w:rsidR="0A7D4138" w:rsidRPr="00F00C8D" w:rsidRDefault="0A7D4138" w:rsidP="0007788F">
      <w:pPr>
        <w:pStyle w:val="Listeavsnitt"/>
        <w:numPr>
          <w:ilvl w:val="1"/>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Opprette database-tabeller og utvikle </w:t>
      </w:r>
      <w:proofErr w:type="spellStart"/>
      <w:r w:rsidRPr="00F00C8D">
        <w:rPr>
          <w:rFonts w:ascii="Times New Roman" w:eastAsia="Times New Roman" w:hAnsi="Times New Roman" w:cs="Times New Roman"/>
        </w:rPr>
        <w:t>backend</w:t>
      </w:r>
      <w:proofErr w:type="spellEnd"/>
      <w:r w:rsidRPr="00F00C8D">
        <w:rPr>
          <w:rFonts w:ascii="Times New Roman" w:eastAsia="Times New Roman" w:hAnsi="Times New Roman" w:cs="Times New Roman"/>
        </w:rPr>
        <w:t>-klasser med tilhørende tester for:</w:t>
      </w:r>
    </w:p>
    <w:p w14:paraId="6A373091" w14:textId="1551EF82" w:rsidR="0A7D4138" w:rsidRPr="00F00C8D" w:rsidRDefault="0A7D4138" w:rsidP="0007788F">
      <w:pPr>
        <w:pStyle w:val="Listeavsnitt"/>
        <w:numPr>
          <w:ilvl w:val="2"/>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Brukerregistrering, innlogging og lagring av brukerdata.</w:t>
      </w:r>
    </w:p>
    <w:p w14:paraId="323BF9EC" w14:textId="123D0BFA" w:rsidR="0A7D4138" w:rsidRPr="00F00C8D" w:rsidRDefault="0A7D4138" w:rsidP="0007788F">
      <w:pPr>
        <w:pStyle w:val="Listeavsnitt"/>
        <w:numPr>
          <w:ilvl w:val="2"/>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Strømprisoversikt.</w:t>
      </w:r>
    </w:p>
    <w:p w14:paraId="6ECEC455" w14:textId="05F38E20" w:rsidR="0A7D4138" w:rsidRPr="00F00C8D" w:rsidRDefault="0A7D4138" w:rsidP="0007788F">
      <w:pPr>
        <w:pStyle w:val="Listeavsnitt"/>
        <w:numPr>
          <w:ilvl w:val="2"/>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GPS-funksjonalitet.</w:t>
      </w:r>
    </w:p>
    <w:p w14:paraId="35B35507" w14:textId="36FD9DA3" w:rsidR="0A7D4138" w:rsidRPr="00F00C8D" w:rsidRDefault="0A7D4138" w:rsidP="0007788F">
      <w:pPr>
        <w:pStyle w:val="Listeavsnitt"/>
        <w:numPr>
          <w:ilvl w:val="1"/>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Bygge en front-</w:t>
      </w:r>
      <w:r w:rsidR="00046D54" w:rsidRPr="00F00C8D">
        <w:rPr>
          <w:rFonts w:ascii="Times New Roman" w:eastAsia="Times New Roman" w:hAnsi="Times New Roman" w:cs="Times New Roman"/>
        </w:rPr>
        <w:t>end-prototype</w:t>
      </w:r>
      <w:r w:rsidRPr="00F00C8D">
        <w:rPr>
          <w:rFonts w:ascii="Times New Roman" w:eastAsia="Times New Roman" w:hAnsi="Times New Roman" w:cs="Times New Roman"/>
        </w:rPr>
        <w:t xml:space="preserve"> som viser appens utseende og funksjoner.</w:t>
      </w:r>
    </w:p>
    <w:p w14:paraId="32D3B6D2" w14:textId="336E2CDF" w:rsidR="0A7D4138" w:rsidRPr="00F00C8D" w:rsidRDefault="0A7D4138" w:rsidP="0007788F">
      <w:pPr>
        <w:pStyle w:val="Listeavsnitt"/>
        <w:numPr>
          <w:ilvl w:val="1"/>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Implementere et system for varsler/notifikasjoner.</w:t>
      </w:r>
    </w:p>
    <w:p w14:paraId="429A9033" w14:textId="7B8C0AB8" w:rsidR="0A7D4138" w:rsidRPr="00F00C8D" w:rsidRDefault="0A7D4138" w:rsidP="0007788F">
      <w:pPr>
        <w:pStyle w:val="Listeavsnitt"/>
        <w:numPr>
          <w:ilvl w:val="0"/>
          <w:numId w:val="21"/>
        </w:numPr>
        <w:spacing w:line="360" w:lineRule="auto"/>
        <w:rPr>
          <w:rFonts w:ascii="Times New Roman" w:eastAsia="Times New Roman" w:hAnsi="Times New Roman" w:cs="Times New Roman"/>
        </w:rPr>
      </w:pPr>
      <w:r w:rsidRPr="00F00C8D">
        <w:rPr>
          <w:rFonts w:ascii="Times New Roman" w:eastAsia="Times New Roman" w:hAnsi="Times New Roman" w:cs="Times New Roman"/>
        </w:rPr>
        <w:t>Resultat: En fungerende prototype, og kode for grunnleggende funksjonalitet basert på kravspesifikasjonen.</w:t>
      </w:r>
    </w:p>
    <w:p w14:paraId="56A2F91B" w14:textId="66B57717" w:rsidR="0A7D4138" w:rsidRPr="00F00C8D" w:rsidRDefault="0A7D4138" w:rsidP="0007788F">
      <w:pPr>
        <w:pStyle w:val="Overskrift3"/>
        <w:spacing w:line="360" w:lineRule="auto"/>
        <w:rPr>
          <w:rFonts w:ascii="Times New Roman" w:hAnsi="Times New Roman" w:cs="Times New Roman"/>
          <w:color w:val="auto"/>
        </w:rPr>
      </w:pPr>
      <w:bookmarkStart w:id="54" w:name="_Toc183172716"/>
      <w:r w:rsidRPr="00F00C8D">
        <w:rPr>
          <w:rFonts w:ascii="Times New Roman" w:hAnsi="Times New Roman" w:cs="Times New Roman"/>
          <w:color w:val="auto"/>
        </w:rPr>
        <w:lastRenderedPageBreak/>
        <w:t>Sprint 3</w:t>
      </w:r>
      <w:r w:rsidR="00A431BB" w:rsidRPr="00F00C8D">
        <w:rPr>
          <w:rFonts w:ascii="Times New Roman" w:hAnsi="Times New Roman" w:cs="Times New Roman"/>
          <w:color w:val="auto"/>
        </w:rPr>
        <w:t xml:space="preserve">: </w:t>
      </w:r>
      <w:r w:rsidRPr="00F00C8D">
        <w:rPr>
          <w:rFonts w:ascii="Times New Roman" w:hAnsi="Times New Roman" w:cs="Times New Roman"/>
          <w:color w:val="auto"/>
        </w:rPr>
        <w:t>Fullføring og dokumentasjon</w:t>
      </w:r>
      <w:bookmarkEnd w:id="54"/>
    </w:p>
    <w:p w14:paraId="43130A06" w14:textId="66478295" w:rsidR="00A431BB" w:rsidRPr="00F00C8D" w:rsidRDefault="00A431BB" w:rsidP="0007788F">
      <w:pPr>
        <w:pStyle w:val="Listeavsnitt"/>
        <w:numPr>
          <w:ilvl w:val="0"/>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Varighet: 3 uker</w:t>
      </w:r>
    </w:p>
    <w:p w14:paraId="25B39254" w14:textId="5AA690EF" w:rsidR="0A7D4138" w:rsidRPr="00F00C8D" w:rsidRDefault="0A7D4138" w:rsidP="0007788F">
      <w:pPr>
        <w:pStyle w:val="Listeavsnitt"/>
        <w:numPr>
          <w:ilvl w:val="0"/>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Mål: Fullføre back-end og front-end og ferdigstille dokumentasjonen.</w:t>
      </w:r>
    </w:p>
    <w:p w14:paraId="6EDDAA29" w14:textId="2A06566A" w:rsidR="0A7D4138" w:rsidRPr="00F00C8D" w:rsidRDefault="0A7D4138" w:rsidP="0007788F">
      <w:pPr>
        <w:pStyle w:val="Listeavsnitt"/>
        <w:numPr>
          <w:ilvl w:val="0"/>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Oppgaver:</w:t>
      </w:r>
    </w:p>
    <w:p w14:paraId="1BDB01DB" w14:textId="513E579C" w:rsidR="0A7D4138" w:rsidRPr="00F00C8D" w:rsidRDefault="0A7D4138" w:rsidP="0007788F">
      <w:pPr>
        <w:pStyle w:val="Listeavsnitt"/>
        <w:numPr>
          <w:ilvl w:val="1"/>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Forbedre funksjonalitet og opprette tester for klassene fra sprint 2.</w:t>
      </w:r>
    </w:p>
    <w:p w14:paraId="4DE2686D" w14:textId="5776A38B" w:rsidR="0A7D4138" w:rsidRPr="00F00C8D" w:rsidRDefault="0A7D4138" w:rsidP="0007788F">
      <w:pPr>
        <w:pStyle w:val="Listeavsnitt"/>
        <w:numPr>
          <w:ilvl w:val="1"/>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Ferdigstille front-end elementene for en så komplett prototype som mulig.</w:t>
      </w:r>
    </w:p>
    <w:p w14:paraId="1A89F9AE" w14:textId="1A6C41D8" w:rsidR="0A7D4138" w:rsidRPr="00F00C8D" w:rsidRDefault="0A7D4138" w:rsidP="0007788F">
      <w:pPr>
        <w:pStyle w:val="Listeavsnitt"/>
        <w:numPr>
          <w:ilvl w:val="1"/>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Skrive innleveringsdokument og legge ved nødvendig informasjon.</w:t>
      </w:r>
    </w:p>
    <w:p w14:paraId="0FBE7751" w14:textId="65185BFB" w:rsidR="0A7D4138" w:rsidRPr="00F00C8D" w:rsidRDefault="0A7D4138" w:rsidP="0007788F">
      <w:pPr>
        <w:pStyle w:val="Listeavsnitt"/>
        <w:numPr>
          <w:ilvl w:val="0"/>
          <w:numId w:val="20"/>
        </w:numPr>
        <w:spacing w:line="360" w:lineRule="auto"/>
        <w:rPr>
          <w:rFonts w:ascii="Times New Roman" w:eastAsia="Times New Roman" w:hAnsi="Times New Roman" w:cs="Times New Roman"/>
        </w:rPr>
      </w:pPr>
      <w:r w:rsidRPr="00F00C8D">
        <w:rPr>
          <w:rFonts w:ascii="Times New Roman" w:eastAsia="Times New Roman" w:hAnsi="Times New Roman" w:cs="Times New Roman"/>
        </w:rPr>
        <w:t>Resultat: En gjennomført prototype, back-end som oppfyller kravene fra kravspesifikasjonen, og en omfattende dokumentasjon.</w:t>
      </w:r>
    </w:p>
    <w:p w14:paraId="33E8ACF9" w14:textId="02085F22" w:rsidR="00426E05" w:rsidRPr="00F00C8D" w:rsidRDefault="00426E05" w:rsidP="0007788F">
      <w:pPr>
        <w:pStyle w:val="Overskrift2"/>
        <w:spacing w:line="360" w:lineRule="auto"/>
        <w:rPr>
          <w:rFonts w:ascii="Times New Roman" w:hAnsi="Times New Roman" w:cs="Times New Roman"/>
          <w:color w:val="auto"/>
        </w:rPr>
      </w:pPr>
      <w:bookmarkStart w:id="55" w:name="_Toc183172717"/>
      <w:r w:rsidRPr="00F00C8D">
        <w:rPr>
          <w:rFonts w:ascii="Times New Roman" w:hAnsi="Times New Roman" w:cs="Times New Roman"/>
          <w:color w:val="auto"/>
        </w:rPr>
        <w:t>Erfaringer</w:t>
      </w:r>
      <w:bookmarkEnd w:id="55"/>
    </w:p>
    <w:p w14:paraId="3EEF7E1C" w14:textId="2EE56BB7" w:rsidR="21E35F08" w:rsidRPr="00F00C8D" w:rsidRDefault="21E35F08"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Arbeidet med prosjektet har gitt oss </w:t>
      </w:r>
      <w:r w:rsidR="616F0DE4" w:rsidRPr="00F00C8D">
        <w:rPr>
          <w:rFonts w:ascii="Times New Roman" w:eastAsia="Times New Roman" w:hAnsi="Times New Roman" w:cs="Times New Roman"/>
        </w:rPr>
        <w:t xml:space="preserve">verdifulle </w:t>
      </w:r>
      <w:r w:rsidRPr="00F00C8D">
        <w:rPr>
          <w:rFonts w:ascii="Times New Roman" w:eastAsia="Times New Roman" w:hAnsi="Times New Roman" w:cs="Times New Roman"/>
        </w:rPr>
        <w:t>erfaringer med tanke på å kombinere smidig metodikk</w:t>
      </w:r>
      <w:r w:rsidR="4A2A7366" w:rsidRPr="00F00C8D">
        <w:rPr>
          <w:rFonts w:ascii="Times New Roman" w:eastAsia="Times New Roman" w:hAnsi="Times New Roman" w:cs="Times New Roman"/>
        </w:rPr>
        <w:t xml:space="preserve"> og effektiv sprintplanlegging får å utvikle et brukervennlig og fun</w:t>
      </w:r>
      <w:r w:rsidR="7DF13541" w:rsidRPr="00F00C8D">
        <w:rPr>
          <w:rFonts w:ascii="Times New Roman" w:eastAsia="Times New Roman" w:hAnsi="Times New Roman" w:cs="Times New Roman"/>
        </w:rPr>
        <w:t xml:space="preserve">ksjonelt system. Vi hadde </w:t>
      </w:r>
      <w:r w:rsidR="217268C5" w:rsidRPr="00F00C8D">
        <w:rPr>
          <w:rFonts w:ascii="Times New Roman" w:eastAsia="Times New Roman" w:hAnsi="Times New Roman" w:cs="Times New Roman"/>
        </w:rPr>
        <w:t>god oversikt over frister i hver sprint</w:t>
      </w:r>
      <w:r w:rsidR="155281A9" w:rsidRPr="00F00C8D">
        <w:rPr>
          <w:rFonts w:ascii="Times New Roman" w:eastAsia="Times New Roman" w:hAnsi="Times New Roman" w:cs="Times New Roman"/>
        </w:rPr>
        <w:t>, noe som førte til slutt at vi klarte å utvikle en prototype som oppfylte kravene i kravspesifikasjonen. Vi hadde effektiv kommunikasjon innad i gruppa som var viktig. Vi hadde møter ofte som vi brukte til å</w:t>
      </w:r>
      <w:r w:rsidR="3B5C1820" w:rsidRPr="00F00C8D">
        <w:rPr>
          <w:rFonts w:ascii="Times New Roman" w:eastAsia="Times New Roman" w:hAnsi="Times New Roman" w:cs="Times New Roman"/>
        </w:rPr>
        <w:t xml:space="preserve"> avklare mål, fremdrift og fordele oppgaver, noe som sikret at alle i gruppa hadde </w:t>
      </w:r>
      <w:r w:rsidR="2AB5F774" w:rsidRPr="00F00C8D">
        <w:rPr>
          <w:rFonts w:ascii="Times New Roman" w:eastAsia="Times New Roman" w:hAnsi="Times New Roman" w:cs="Times New Roman"/>
        </w:rPr>
        <w:t xml:space="preserve">en klar forståelse av sitt ansvar. Vi brukte verktøy som </w:t>
      </w:r>
      <w:proofErr w:type="spellStart"/>
      <w:r w:rsidR="2AB5F774" w:rsidRPr="00F00C8D">
        <w:rPr>
          <w:rFonts w:ascii="Times New Roman" w:eastAsia="Times New Roman" w:hAnsi="Times New Roman" w:cs="Times New Roman"/>
        </w:rPr>
        <w:t>Trello</w:t>
      </w:r>
      <w:proofErr w:type="spellEnd"/>
      <w:r w:rsidR="2AB5F774" w:rsidRPr="00F00C8D">
        <w:rPr>
          <w:rFonts w:ascii="Times New Roman" w:eastAsia="Times New Roman" w:hAnsi="Times New Roman" w:cs="Times New Roman"/>
        </w:rPr>
        <w:t xml:space="preserve">, som ga oss en </w:t>
      </w:r>
      <w:r w:rsidR="58DBA0CF" w:rsidRPr="00F00C8D">
        <w:rPr>
          <w:rFonts w:ascii="Times New Roman" w:eastAsia="Times New Roman" w:hAnsi="Times New Roman" w:cs="Times New Roman"/>
        </w:rPr>
        <w:t xml:space="preserve">oversikt over oppgaver og fremdrift i sprintene. Vi brukte også GitHub </w:t>
      </w:r>
      <w:r w:rsidR="1EB9FA9E" w:rsidRPr="00F00C8D">
        <w:rPr>
          <w:rFonts w:ascii="Times New Roman" w:eastAsia="Times New Roman" w:hAnsi="Times New Roman" w:cs="Times New Roman"/>
        </w:rPr>
        <w:t xml:space="preserve">som sikret en strukturert og sikker måte å dele samt og gjennomgå kodeendringer på. </w:t>
      </w:r>
    </w:p>
    <w:p w14:paraId="00408E79" w14:textId="65020266" w:rsidR="00426E05" w:rsidRPr="00F00C8D" w:rsidRDefault="00426E05" w:rsidP="0007788F">
      <w:pPr>
        <w:pStyle w:val="Overskrift2"/>
        <w:spacing w:line="360" w:lineRule="auto"/>
        <w:rPr>
          <w:rFonts w:ascii="Times New Roman" w:hAnsi="Times New Roman" w:cs="Times New Roman"/>
          <w:color w:val="auto"/>
        </w:rPr>
      </w:pPr>
      <w:bookmarkStart w:id="56" w:name="_Toc183172718"/>
      <w:r w:rsidRPr="00F00C8D">
        <w:rPr>
          <w:rFonts w:ascii="Times New Roman" w:hAnsi="Times New Roman" w:cs="Times New Roman"/>
          <w:color w:val="auto"/>
        </w:rPr>
        <w:t>Kodeprinsipper</w:t>
      </w:r>
      <w:bookmarkEnd w:id="56"/>
    </w:p>
    <w:p w14:paraId="40B6DD95" w14:textId="44A11F1A" w:rsidR="1BAC1A26" w:rsidRPr="00F00C8D" w:rsidRDefault="1BAC1A26" w:rsidP="0007788F">
      <w:pPr>
        <w:pStyle w:val="Overskrift2"/>
        <w:spacing w:line="360" w:lineRule="auto"/>
        <w:rPr>
          <w:rFonts w:ascii="Times New Roman" w:hAnsi="Times New Roman" w:cs="Times New Roman"/>
          <w:color w:val="auto"/>
          <w:sz w:val="24"/>
          <w:szCs w:val="24"/>
        </w:rPr>
      </w:pPr>
      <w:bookmarkStart w:id="57" w:name="_Toc183172719"/>
      <w:r w:rsidRPr="00F00C8D">
        <w:rPr>
          <w:rFonts w:ascii="Times New Roman" w:hAnsi="Times New Roman" w:cs="Times New Roman"/>
          <w:color w:val="auto"/>
          <w:sz w:val="24"/>
          <w:szCs w:val="24"/>
        </w:rPr>
        <w:t xml:space="preserve">I utviklingen av </w:t>
      </w:r>
      <w:r w:rsidR="3BB21E58" w:rsidRPr="00F00C8D">
        <w:rPr>
          <w:rFonts w:ascii="Times New Roman" w:hAnsi="Times New Roman" w:cs="Times New Roman"/>
          <w:color w:val="auto"/>
          <w:sz w:val="24"/>
          <w:szCs w:val="24"/>
        </w:rPr>
        <w:t>systemet</w:t>
      </w:r>
      <w:r w:rsidRPr="00F00C8D">
        <w:rPr>
          <w:rFonts w:ascii="Times New Roman" w:hAnsi="Times New Roman" w:cs="Times New Roman"/>
          <w:color w:val="auto"/>
          <w:sz w:val="24"/>
          <w:szCs w:val="24"/>
        </w:rPr>
        <w:t xml:space="preserve"> fulgte vi noen </w:t>
      </w:r>
      <w:r w:rsidR="43CCA35B" w:rsidRPr="00F00C8D">
        <w:rPr>
          <w:rFonts w:ascii="Times New Roman" w:hAnsi="Times New Roman" w:cs="Times New Roman"/>
          <w:color w:val="auto"/>
          <w:sz w:val="24"/>
          <w:szCs w:val="24"/>
        </w:rPr>
        <w:t>definerte kodeprinsipper for å sikre at koden var strukturert, samtidig som det var vedlike holdbart.</w:t>
      </w:r>
      <w:bookmarkEnd w:id="57"/>
    </w:p>
    <w:p w14:paraId="511901D2" w14:textId="008241A0" w:rsidR="3EF075CA" w:rsidRPr="00F00C8D" w:rsidRDefault="3EF075CA" w:rsidP="0007788F">
      <w:pPr>
        <w:pStyle w:val="Listeavsnitt"/>
        <w:numPr>
          <w:ilvl w:val="0"/>
          <w:numId w:val="1"/>
        </w:numPr>
        <w:spacing w:line="360" w:lineRule="auto"/>
        <w:rPr>
          <w:rFonts w:ascii="Times New Roman" w:hAnsi="Times New Roman" w:cs="Times New Roman"/>
        </w:rPr>
      </w:pPr>
      <w:r w:rsidRPr="00F00C8D">
        <w:rPr>
          <w:rFonts w:ascii="Times New Roman" w:hAnsi="Times New Roman" w:cs="Times New Roman"/>
        </w:rPr>
        <w:t xml:space="preserve">Modularitet: </w:t>
      </w:r>
      <w:r w:rsidR="43CCA35B" w:rsidRPr="00F00C8D">
        <w:rPr>
          <w:rFonts w:ascii="Times New Roman" w:hAnsi="Times New Roman" w:cs="Times New Roman"/>
        </w:rPr>
        <w:t xml:space="preserve">Systemet er bygd på moduler som hver har et klart ansvar. Alt fra strømprishåndtering, </w:t>
      </w:r>
      <w:r w:rsidR="1DFC985C" w:rsidRPr="00F00C8D">
        <w:rPr>
          <w:rFonts w:ascii="Times New Roman" w:hAnsi="Times New Roman" w:cs="Times New Roman"/>
        </w:rPr>
        <w:t>brukeradministrasjon</w:t>
      </w:r>
      <w:r w:rsidR="757119F2" w:rsidRPr="00F00C8D">
        <w:rPr>
          <w:rFonts w:ascii="Times New Roman" w:hAnsi="Times New Roman" w:cs="Times New Roman"/>
        </w:rPr>
        <w:t xml:space="preserve">, og GPS-funksjonalitet. Dette gjør koden lette å tolke, samtidig som det kan testes og videreutvikles uten </w:t>
      </w:r>
      <w:r w:rsidR="4D844C98" w:rsidRPr="00F00C8D">
        <w:rPr>
          <w:rFonts w:ascii="Times New Roman" w:hAnsi="Times New Roman" w:cs="Times New Roman"/>
        </w:rPr>
        <w:t>at endringer i en modul påvirker andre.</w:t>
      </w:r>
    </w:p>
    <w:p w14:paraId="1E5CF09C" w14:textId="0C0BA449" w:rsidR="6F1C1CED" w:rsidRPr="00F00C8D" w:rsidRDefault="6F1C1CED" w:rsidP="0007788F">
      <w:pPr>
        <w:pStyle w:val="Listeavsnitt"/>
        <w:numPr>
          <w:ilvl w:val="0"/>
          <w:numId w:val="1"/>
        </w:numPr>
        <w:spacing w:line="360" w:lineRule="auto"/>
        <w:rPr>
          <w:rFonts w:ascii="Times New Roman" w:hAnsi="Times New Roman" w:cs="Times New Roman"/>
        </w:rPr>
      </w:pPr>
      <w:r w:rsidRPr="00F00C8D">
        <w:rPr>
          <w:rFonts w:ascii="Times New Roman" w:hAnsi="Times New Roman" w:cs="Times New Roman"/>
        </w:rPr>
        <w:t xml:space="preserve">Lesbarhet: All kode er skrevet med beskrivende og klare navn for metoder, klasser og variabler. </w:t>
      </w:r>
      <w:r w:rsidR="5D0C5C03" w:rsidRPr="00F00C8D">
        <w:rPr>
          <w:rFonts w:ascii="Times New Roman" w:hAnsi="Times New Roman" w:cs="Times New Roman"/>
        </w:rPr>
        <w:t xml:space="preserve">Dette er for å gi oversikt. Kommentarene i koden har i oppgave å forklare kompleks logikk eller spesifikke valg. </w:t>
      </w:r>
    </w:p>
    <w:p w14:paraId="61BF4ECF" w14:textId="59BCC550" w:rsidR="75FDFBA0" w:rsidRPr="00F00C8D" w:rsidRDefault="75FDFBA0" w:rsidP="0007788F">
      <w:pPr>
        <w:pStyle w:val="Listeavsnitt"/>
        <w:numPr>
          <w:ilvl w:val="0"/>
          <w:numId w:val="1"/>
        </w:numPr>
        <w:spacing w:line="360" w:lineRule="auto"/>
        <w:rPr>
          <w:rFonts w:ascii="Times New Roman" w:hAnsi="Times New Roman" w:cs="Times New Roman"/>
        </w:rPr>
      </w:pPr>
      <w:r w:rsidRPr="00F00C8D">
        <w:rPr>
          <w:rFonts w:ascii="Times New Roman" w:hAnsi="Times New Roman" w:cs="Times New Roman"/>
        </w:rPr>
        <w:t xml:space="preserve">Redundant kode: Vi har eliminert all redundant kode ved å </w:t>
      </w:r>
      <w:r w:rsidR="542CC425" w:rsidRPr="00F00C8D">
        <w:rPr>
          <w:rFonts w:ascii="Times New Roman" w:hAnsi="Times New Roman" w:cs="Times New Roman"/>
        </w:rPr>
        <w:t xml:space="preserve">abstrahere koder med </w:t>
      </w:r>
      <w:r w:rsidR="7631A472" w:rsidRPr="00F00C8D">
        <w:rPr>
          <w:rFonts w:ascii="Times New Roman" w:hAnsi="Times New Roman" w:cs="Times New Roman"/>
        </w:rPr>
        <w:t xml:space="preserve">felles funksjonalitet i egne metoder og klasser. </w:t>
      </w:r>
    </w:p>
    <w:p w14:paraId="11008E58" w14:textId="5F524531" w:rsidR="30554949" w:rsidRPr="00F00C8D" w:rsidRDefault="7631A472" w:rsidP="0007788F">
      <w:pPr>
        <w:pStyle w:val="Listeavsnitt"/>
        <w:numPr>
          <w:ilvl w:val="0"/>
          <w:numId w:val="1"/>
        </w:numPr>
        <w:spacing w:line="360" w:lineRule="auto"/>
        <w:rPr>
          <w:rFonts w:ascii="Times New Roman" w:hAnsi="Times New Roman" w:cs="Times New Roman"/>
        </w:rPr>
      </w:pPr>
      <w:r w:rsidRPr="00F00C8D">
        <w:rPr>
          <w:rFonts w:ascii="Times New Roman" w:hAnsi="Times New Roman" w:cs="Times New Roman"/>
        </w:rPr>
        <w:lastRenderedPageBreak/>
        <w:t xml:space="preserve">Enkel – og robusthet: Funksjonene i </w:t>
      </w:r>
      <w:r w:rsidR="74D54997" w:rsidRPr="00F00C8D">
        <w:rPr>
          <w:rFonts w:ascii="Times New Roman" w:hAnsi="Times New Roman" w:cs="Times New Roman"/>
        </w:rPr>
        <w:t>systemet er bygget for å håndtere både uforventede og forventede situasjoner</w:t>
      </w:r>
      <w:r w:rsidR="0CAEA395" w:rsidRPr="00F00C8D">
        <w:rPr>
          <w:rFonts w:ascii="Times New Roman" w:hAnsi="Times New Roman" w:cs="Times New Roman"/>
        </w:rPr>
        <w:t xml:space="preserve">, som for ugyldig input. Dette sikrer at systemet er robust under ulike forhold. </w:t>
      </w:r>
    </w:p>
    <w:p w14:paraId="6466CAAE" w14:textId="19FB8082" w:rsidR="0CAEA395" w:rsidRPr="00F00C8D" w:rsidRDefault="0CAEA395" w:rsidP="0007788F">
      <w:pPr>
        <w:pStyle w:val="Listeavsnitt"/>
        <w:numPr>
          <w:ilvl w:val="0"/>
          <w:numId w:val="1"/>
        </w:numPr>
        <w:spacing w:line="360" w:lineRule="auto"/>
        <w:rPr>
          <w:rFonts w:ascii="Times New Roman" w:hAnsi="Times New Roman" w:cs="Times New Roman"/>
        </w:rPr>
      </w:pPr>
      <w:r w:rsidRPr="00F00C8D">
        <w:rPr>
          <w:rFonts w:ascii="Times New Roman" w:hAnsi="Times New Roman" w:cs="Times New Roman"/>
        </w:rPr>
        <w:t>Testing: Vi har lagt mye vekt på testing i designet og skrevet tester for å validere at funksjonaliteten i systemet fungerer som f</w:t>
      </w:r>
      <w:r w:rsidR="5C7AA990" w:rsidRPr="00F00C8D">
        <w:rPr>
          <w:rFonts w:ascii="Times New Roman" w:hAnsi="Times New Roman" w:cs="Times New Roman"/>
        </w:rPr>
        <w:t>orventet. Testene dekker enkeltstående moduler i tillegg til at det dekker integrasjonen mellom dem.</w:t>
      </w:r>
    </w:p>
    <w:p w14:paraId="01F2B495" w14:textId="6194CC86" w:rsidR="7426DEF8" w:rsidRPr="00F00C8D" w:rsidRDefault="67BD1990" w:rsidP="0007788F">
      <w:pPr>
        <w:spacing w:line="360" w:lineRule="auto"/>
        <w:rPr>
          <w:rFonts w:ascii="Times New Roman" w:hAnsi="Times New Roman" w:cs="Times New Roman"/>
        </w:rPr>
      </w:pPr>
      <w:r w:rsidRPr="00F00C8D">
        <w:rPr>
          <w:rFonts w:ascii="Times New Roman" w:hAnsi="Times New Roman" w:cs="Times New Roman"/>
        </w:rPr>
        <w:t>Ved hjelp av disse prinsippene har vi bygget kode i systemet som er robust, oversiktlig</w:t>
      </w:r>
      <w:r w:rsidR="3A9CA45B" w:rsidRPr="00F00C8D">
        <w:rPr>
          <w:rFonts w:ascii="Times New Roman" w:hAnsi="Times New Roman" w:cs="Times New Roman"/>
        </w:rPr>
        <w:t xml:space="preserve"> og enkel å videre</w:t>
      </w:r>
      <w:r w:rsidR="43C9F91B" w:rsidRPr="00F00C8D">
        <w:rPr>
          <w:rFonts w:ascii="Times New Roman" w:hAnsi="Times New Roman" w:cs="Times New Roman"/>
        </w:rPr>
        <w:t xml:space="preserve"> utvikle samtidig som den gir verdi til brukere av systemet. </w:t>
      </w:r>
      <w:r w:rsidR="3A9CA45B" w:rsidRPr="00F00C8D">
        <w:rPr>
          <w:rFonts w:ascii="Times New Roman" w:hAnsi="Times New Roman" w:cs="Times New Roman"/>
        </w:rPr>
        <w:t xml:space="preserve"> </w:t>
      </w:r>
    </w:p>
    <w:p w14:paraId="7636ED7C" w14:textId="63769B37" w:rsidR="00AD1CA7" w:rsidRPr="00F00C8D" w:rsidRDefault="00426E05" w:rsidP="0007788F">
      <w:pPr>
        <w:pStyle w:val="Overskrift2"/>
        <w:spacing w:line="360" w:lineRule="auto"/>
        <w:rPr>
          <w:rFonts w:ascii="Times New Roman" w:hAnsi="Times New Roman" w:cs="Times New Roman"/>
          <w:color w:val="auto"/>
        </w:rPr>
      </w:pPr>
      <w:bookmarkStart w:id="58" w:name="_Toc183172720"/>
      <w:r w:rsidRPr="00F00C8D">
        <w:rPr>
          <w:rFonts w:ascii="Times New Roman" w:hAnsi="Times New Roman" w:cs="Times New Roman"/>
          <w:color w:val="auto"/>
        </w:rPr>
        <w:t>Avhengighete</w:t>
      </w:r>
      <w:r w:rsidR="00AD1CA7" w:rsidRPr="00F00C8D">
        <w:rPr>
          <w:rFonts w:ascii="Times New Roman" w:hAnsi="Times New Roman" w:cs="Times New Roman"/>
          <w:color w:val="auto"/>
        </w:rPr>
        <w:t>r</w:t>
      </w:r>
      <w:bookmarkEnd w:id="58"/>
    </w:p>
    <w:p w14:paraId="42ABC8AA" w14:textId="1C64186F" w:rsidR="6F46D105" w:rsidRPr="00F00C8D" w:rsidRDefault="00CE3D99"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I prosjektet er det brukt flere tredjepartsbiblioteker og verktøy for </w:t>
      </w:r>
      <w:r w:rsidR="001A4C70" w:rsidRPr="00F00C8D">
        <w:rPr>
          <w:rFonts w:ascii="Times New Roman" w:eastAsia="Times New Roman" w:hAnsi="Times New Roman" w:cs="Times New Roman"/>
        </w:rPr>
        <w:t xml:space="preserve">å få løsningen vår til å fungere slik vi ønsket. </w:t>
      </w:r>
      <w:r w:rsidR="00DF57BC" w:rsidRPr="00F00C8D">
        <w:rPr>
          <w:rFonts w:ascii="Times New Roman" w:eastAsia="Times New Roman" w:hAnsi="Times New Roman" w:cs="Times New Roman"/>
        </w:rPr>
        <w:t xml:space="preserve">Vi har blant annet benyttet Firebase for push-varslinger og autentisering, som har vært et godt valg for å administrere brukerdata og varslingstjenester. Videre har vi benyttet </w:t>
      </w:r>
      <w:r w:rsidR="00977E26" w:rsidRPr="00F00C8D">
        <w:rPr>
          <w:rFonts w:ascii="Times New Roman" w:eastAsia="Times New Roman" w:hAnsi="Times New Roman" w:cs="Times New Roman"/>
        </w:rPr>
        <w:t xml:space="preserve">flere </w:t>
      </w:r>
      <w:r w:rsidR="00F500F2" w:rsidRPr="00F00C8D">
        <w:rPr>
          <w:rFonts w:ascii="Times New Roman" w:eastAsia="Times New Roman" w:hAnsi="Times New Roman" w:cs="Times New Roman"/>
        </w:rPr>
        <w:t xml:space="preserve">biblioteker for å håndtere GPS-sporing og dynamisk </w:t>
      </w:r>
      <w:r w:rsidR="008B2DCF" w:rsidRPr="00F00C8D">
        <w:rPr>
          <w:rFonts w:ascii="Times New Roman" w:eastAsia="Times New Roman" w:hAnsi="Times New Roman" w:cs="Times New Roman"/>
        </w:rPr>
        <w:t>prisberegning for strøm</w:t>
      </w:r>
      <w:r w:rsidR="009D29E1" w:rsidRPr="00F00C8D">
        <w:rPr>
          <w:rFonts w:ascii="Times New Roman" w:eastAsia="Times New Roman" w:hAnsi="Times New Roman" w:cs="Times New Roman"/>
        </w:rPr>
        <w:t xml:space="preserve">. Ettersom løsningen avhenger av </w:t>
      </w:r>
      <w:r w:rsidR="00674C10" w:rsidRPr="00F00C8D">
        <w:rPr>
          <w:rFonts w:ascii="Times New Roman" w:eastAsia="Times New Roman" w:hAnsi="Times New Roman" w:cs="Times New Roman"/>
        </w:rPr>
        <w:t xml:space="preserve">strømdata og posisjonsdata, så vi oss nødt til å </w:t>
      </w:r>
      <w:r w:rsidR="002F7957" w:rsidRPr="00F00C8D">
        <w:rPr>
          <w:rFonts w:ascii="Times New Roman" w:eastAsia="Times New Roman" w:hAnsi="Times New Roman" w:cs="Times New Roman"/>
        </w:rPr>
        <w:t>implementere disse.</w:t>
      </w:r>
    </w:p>
    <w:p w14:paraId="230F9EE8" w14:textId="2D1653AD" w:rsidR="000A20B1" w:rsidRPr="00F00C8D" w:rsidRDefault="00F9761E"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Valget rundt disse avhengighetene var bevisst </w:t>
      </w:r>
      <w:r w:rsidR="0078192A" w:rsidRPr="00F00C8D">
        <w:rPr>
          <w:rFonts w:ascii="Times New Roman" w:eastAsia="Times New Roman" w:hAnsi="Times New Roman" w:cs="Times New Roman"/>
        </w:rPr>
        <w:t>og</w:t>
      </w:r>
      <w:r w:rsidR="00606EDE" w:rsidRPr="00F00C8D">
        <w:rPr>
          <w:rFonts w:ascii="Times New Roman" w:eastAsia="Times New Roman" w:hAnsi="Times New Roman" w:cs="Times New Roman"/>
        </w:rPr>
        <w:t xml:space="preserve"> gjør at </w:t>
      </w:r>
      <w:r w:rsidR="005A24F0" w:rsidRPr="00F00C8D">
        <w:rPr>
          <w:rFonts w:ascii="Times New Roman" w:eastAsia="Times New Roman" w:hAnsi="Times New Roman" w:cs="Times New Roman"/>
        </w:rPr>
        <w:t>løsningen også krever oppmerksomhet til fremtidig bruk</w:t>
      </w:r>
      <w:r w:rsidR="00DB269C" w:rsidRPr="00F00C8D">
        <w:rPr>
          <w:rFonts w:ascii="Times New Roman" w:eastAsia="Times New Roman" w:hAnsi="Times New Roman" w:cs="Times New Roman"/>
        </w:rPr>
        <w:t xml:space="preserve">, </w:t>
      </w:r>
      <w:r w:rsidR="005A24F0" w:rsidRPr="00F00C8D">
        <w:rPr>
          <w:rFonts w:ascii="Times New Roman" w:eastAsia="Times New Roman" w:hAnsi="Times New Roman" w:cs="Times New Roman"/>
        </w:rPr>
        <w:t xml:space="preserve">grunnet eventuelle endringer eller feil i disse verktøyene. Samtidig har det gjort løsningen dynamisk </w:t>
      </w:r>
      <w:r w:rsidR="00432DA4" w:rsidRPr="00F00C8D">
        <w:rPr>
          <w:rFonts w:ascii="Times New Roman" w:eastAsia="Times New Roman" w:hAnsi="Times New Roman" w:cs="Times New Roman"/>
        </w:rPr>
        <w:t xml:space="preserve">og svart på problemstillingen </w:t>
      </w:r>
      <w:r w:rsidR="00B41014" w:rsidRPr="00F00C8D">
        <w:rPr>
          <w:rFonts w:ascii="Times New Roman" w:eastAsia="Times New Roman" w:hAnsi="Times New Roman" w:cs="Times New Roman"/>
        </w:rPr>
        <w:t xml:space="preserve">som vi sto ovenfor. </w:t>
      </w:r>
      <w:r w:rsidR="00800A45" w:rsidRPr="00F00C8D">
        <w:rPr>
          <w:rFonts w:ascii="Times New Roman" w:eastAsia="Times New Roman" w:hAnsi="Times New Roman" w:cs="Times New Roman"/>
        </w:rPr>
        <w:t xml:space="preserve">Ettersom </w:t>
      </w:r>
      <w:r w:rsidR="004D40C7" w:rsidRPr="00F00C8D">
        <w:rPr>
          <w:rFonts w:ascii="Times New Roman" w:eastAsia="Times New Roman" w:hAnsi="Times New Roman" w:cs="Times New Roman"/>
        </w:rPr>
        <w:t xml:space="preserve">tjenestene er gratis i bruk, og åpen for alle, </w:t>
      </w:r>
      <w:r w:rsidR="001279F2" w:rsidRPr="00F00C8D">
        <w:rPr>
          <w:rFonts w:ascii="Times New Roman" w:eastAsia="Times New Roman" w:hAnsi="Times New Roman" w:cs="Times New Roman"/>
        </w:rPr>
        <w:t xml:space="preserve">samsvarer de </w:t>
      </w:r>
      <w:r w:rsidR="00FC134B" w:rsidRPr="00F00C8D">
        <w:rPr>
          <w:rFonts w:ascii="Times New Roman" w:eastAsia="Times New Roman" w:hAnsi="Times New Roman" w:cs="Times New Roman"/>
        </w:rPr>
        <w:t>svært godt med vår</w:t>
      </w:r>
      <w:r w:rsidR="00BE2ED5" w:rsidRPr="00F00C8D">
        <w:rPr>
          <w:rFonts w:ascii="Times New Roman" w:eastAsia="Times New Roman" w:hAnsi="Times New Roman" w:cs="Times New Roman"/>
        </w:rPr>
        <w:t xml:space="preserve">e mål om åpenhet og alminnelighet. I tillegg </w:t>
      </w:r>
      <w:r w:rsidR="00D32522" w:rsidRPr="00F00C8D">
        <w:rPr>
          <w:rFonts w:ascii="Times New Roman" w:eastAsia="Times New Roman" w:hAnsi="Times New Roman" w:cs="Times New Roman"/>
        </w:rPr>
        <w:t>løser de kjernefunksjonaliteten til løsningen svært bra.</w:t>
      </w:r>
      <w:r w:rsidR="00BE2ED5" w:rsidRPr="00F00C8D">
        <w:rPr>
          <w:rFonts w:ascii="Times New Roman" w:eastAsia="Times New Roman" w:hAnsi="Times New Roman" w:cs="Times New Roman"/>
        </w:rPr>
        <w:t xml:space="preserve">  </w:t>
      </w:r>
    </w:p>
    <w:p w14:paraId="2F412589" w14:textId="4085EFED" w:rsidR="00426E05" w:rsidRPr="00F00C8D" w:rsidRDefault="00AD1CA7" w:rsidP="0007788F">
      <w:pPr>
        <w:pStyle w:val="Overskrift2"/>
        <w:spacing w:line="360" w:lineRule="auto"/>
        <w:rPr>
          <w:rFonts w:ascii="Times New Roman" w:hAnsi="Times New Roman" w:cs="Times New Roman"/>
          <w:color w:val="auto"/>
        </w:rPr>
      </w:pPr>
      <w:bookmarkStart w:id="59" w:name="_Toc183172721"/>
      <w:r w:rsidRPr="00F00C8D">
        <w:rPr>
          <w:rFonts w:ascii="Times New Roman" w:hAnsi="Times New Roman" w:cs="Times New Roman"/>
          <w:color w:val="auto"/>
        </w:rPr>
        <w:t>Valg underveis</w:t>
      </w:r>
      <w:bookmarkEnd w:id="59"/>
    </w:p>
    <w:p w14:paraId="34D9A9A3" w14:textId="1F675807" w:rsidR="004222E7" w:rsidRPr="00F00C8D" w:rsidRDefault="00191DB8"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Hvordan vi har jobbet</w:t>
      </w:r>
    </w:p>
    <w:p w14:paraId="517D2644" w14:textId="4AA2786A" w:rsidR="00705421" w:rsidRPr="00F00C8D" w:rsidRDefault="00705421" w:rsidP="0007788F">
      <w:pPr>
        <w:spacing w:line="360" w:lineRule="auto"/>
        <w:rPr>
          <w:rFonts w:ascii="Times New Roman" w:hAnsi="Times New Roman" w:cs="Times New Roman"/>
        </w:rPr>
      </w:pPr>
      <w:r w:rsidRPr="00F00C8D">
        <w:rPr>
          <w:rFonts w:ascii="Times New Roman" w:hAnsi="Times New Roman" w:cs="Times New Roman"/>
        </w:rPr>
        <w:t xml:space="preserve">For å få en god oversikt over oppgavene som skulle utføres, valgte vi å bruke </w:t>
      </w:r>
      <w:proofErr w:type="spellStart"/>
      <w:r w:rsidRPr="00F00C8D">
        <w:rPr>
          <w:rFonts w:ascii="Times New Roman" w:hAnsi="Times New Roman" w:cs="Times New Roman"/>
        </w:rPr>
        <w:t>Trello</w:t>
      </w:r>
      <w:proofErr w:type="spellEnd"/>
      <w:r w:rsidRPr="00F00C8D">
        <w:rPr>
          <w:rFonts w:ascii="Times New Roman" w:hAnsi="Times New Roman" w:cs="Times New Roman"/>
        </w:rPr>
        <w:t xml:space="preserve">. Dette ga oss mulighet til å fordele oppgaver på en effektiv måte, da vi kunne se hva som var planlagt å få fullført innenfor en gitt sprint, i tillegg til at vi kunne se hvem som holdt på med en spesifikk oppgave for å unngå at flere jobbet med samme ting. </w:t>
      </w:r>
      <w:proofErr w:type="spellStart"/>
      <w:r w:rsidRPr="00F00C8D">
        <w:rPr>
          <w:rFonts w:ascii="Times New Roman" w:hAnsi="Times New Roman" w:cs="Times New Roman"/>
        </w:rPr>
        <w:t>Trello</w:t>
      </w:r>
      <w:proofErr w:type="spellEnd"/>
      <w:r w:rsidRPr="00F00C8D">
        <w:rPr>
          <w:rFonts w:ascii="Times New Roman" w:hAnsi="Times New Roman" w:cs="Times New Roman"/>
        </w:rPr>
        <w:t xml:space="preserve"> var også nyttig for å gjøre sprintene mer transparente for hele teamet, noe som bidro til bedre kommunikasjon og samarbeid. For versjonskontroll og samarbeid på kodebenken benyttet vi GitHub, som også gjorde det enklere å holde styr på endringer og kodeansvarsområder.</w:t>
      </w:r>
    </w:p>
    <w:p w14:paraId="458C2D05" w14:textId="1A62930B" w:rsidR="00094402" w:rsidRPr="00F00C8D" w:rsidRDefault="004222E7"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Oversikt over arbeidsfordeling og timebruk</w:t>
      </w:r>
    </w:p>
    <w:p w14:paraId="763C98F2" w14:textId="573C5564" w:rsidR="0047262C" w:rsidRPr="00F00C8D" w:rsidRDefault="0047262C" w:rsidP="0007788F">
      <w:pPr>
        <w:spacing w:line="360" w:lineRule="auto"/>
        <w:rPr>
          <w:rFonts w:ascii="Times New Roman" w:hAnsi="Times New Roman" w:cs="Times New Roman"/>
          <w:bCs/>
        </w:rPr>
      </w:pPr>
      <w:r w:rsidRPr="00F00C8D">
        <w:rPr>
          <w:rFonts w:ascii="Times New Roman" w:hAnsi="Times New Roman" w:cs="Times New Roman"/>
          <w:bCs/>
        </w:rPr>
        <w:lastRenderedPageBreak/>
        <w:t xml:space="preserve">Gjennom verktøy som </w:t>
      </w:r>
      <w:proofErr w:type="spellStart"/>
      <w:r w:rsidRPr="00F00C8D">
        <w:rPr>
          <w:rFonts w:ascii="Times New Roman" w:hAnsi="Times New Roman" w:cs="Times New Roman"/>
          <w:bCs/>
        </w:rPr>
        <w:t>Trello</w:t>
      </w:r>
      <w:proofErr w:type="spellEnd"/>
      <w:r w:rsidRPr="00F00C8D">
        <w:rPr>
          <w:rFonts w:ascii="Times New Roman" w:hAnsi="Times New Roman" w:cs="Times New Roman"/>
          <w:bCs/>
        </w:rPr>
        <w:t xml:space="preserve"> og GitHub har vi som sagt hatt god kommunikasjon og fordelt arbeidsoppgaver godt. </w:t>
      </w:r>
      <w:r w:rsidR="00511328" w:rsidRPr="00F00C8D">
        <w:rPr>
          <w:rFonts w:ascii="Times New Roman" w:hAnsi="Times New Roman" w:cs="Times New Roman"/>
          <w:bCs/>
        </w:rPr>
        <w:t xml:space="preserve">For å få en full oversikt, </w:t>
      </w:r>
      <w:r w:rsidR="00FF1BEA" w:rsidRPr="00F00C8D">
        <w:rPr>
          <w:rFonts w:ascii="Times New Roman" w:hAnsi="Times New Roman" w:cs="Times New Roman"/>
          <w:bCs/>
        </w:rPr>
        <w:t xml:space="preserve">har vi lagt ved timelistene våre i et </w:t>
      </w:r>
      <w:r w:rsidR="004B690F" w:rsidRPr="00F00C8D">
        <w:rPr>
          <w:rFonts w:ascii="Times New Roman" w:hAnsi="Times New Roman" w:cs="Times New Roman"/>
          <w:bCs/>
        </w:rPr>
        <w:t>Excel-</w:t>
      </w:r>
      <w:r w:rsidR="00FF1BEA" w:rsidRPr="00F00C8D">
        <w:rPr>
          <w:rFonts w:ascii="Times New Roman" w:hAnsi="Times New Roman" w:cs="Times New Roman"/>
          <w:bCs/>
        </w:rPr>
        <w:t>dokument</w:t>
      </w:r>
      <w:r w:rsidR="00520C17" w:rsidRPr="00F00C8D">
        <w:rPr>
          <w:rFonts w:ascii="Times New Roman" w:hAnsi="Times New Roman" w:cs="Times New Roman"/>
          <w:bCs/>
        </w:rPr>
        <w:t xml:space="preserve">. </w:t>
      </w:r>
      <w:r w:rsidR="003F1BF8" w:rsidRPr="00F00C8D">
        <w:rPr>
          <w:rFonts w:ascii="Times New Roman" w:hAnsi="Times New Roman" w:cs="Times New Roman"/>
          <w:bCs/>
        </w:rPr>
        <w:t>I dokumentet vil man kunne se hva hvert medlem har gjort til enhver sprint.</w:t>
      </w:r>
      <w:r w:rsidR="008607DB" w:rsidRPr="00F00C8D">
        <w:rPr>
          <w:rFonts w:ascii="Times New Roman" w:hAnsi="Times New Roman" w:cs="Times New Roman"/>
          <w:bCs/>
        </w:rPr>
        <w:t xml:space="preserve"> Vi har brukt </w:t>
      </w:r>
      <w:proofErr w:type="spellStart"/>
      <w:r w:rsidR="008607DB" w:rsidRPr="00F00C8D">
        <w:rPr>
          <w:rFonts w:ascii="Times New Roman" w:hAnsi="Times New Roman" w:cs="Times New Roman"/>
          <w:bCs/>
        </w:rPr>
        <w:t>git</w:t>
      </w:r>
      <w:proofErr w:type="spellEnd"/>
      <w:r w:rsidR="008607DB" w:rsidRPr="00F00C8D">
        <w:rPr>
          <w:rFonts w:ascii="Times New Roman" w:hAnsi="Times New Roman" w:cs="Times New Roman"/>
          <w:bCs/>
        </w:rPr>
        <w:t xml:space="preserve"> aktivt, og det er mulig å se på </w:t>
      </w:r>
      <w:proofErr w:type="spellStart"/>
      <w:r w:rsidR="008607DB" w:rsidRPr="00F00C8D">
        <w:rPr>
          <w:rFonts w:ascii="Times New Roman" w:hAnsi="Times New Roman" w:cs="Times New Roman"/>
          <w:bCs/>
        </w:rPr>
        <w:t>commit</w:t>
      </w:r>
      <w:proofErr w:type="spellEnd"/>
      <w:r w:rsidR="008607DB" w:rsidRPr="00F00C8D">
        <w:rPr>
          <w:rFonts w:ascii="Times New Roman" w:hAnsi="Times New Roman" w:cs="Times New Roman"/>
          <w:bCs/>
        </w:rPr>
        <w:t>-historikk for mer detaljer</w:t>
      </w:r>
      <w:r w:rsidR="00D54533" w:rsidRPr="00F00C8D">
        <w:rPr>
          <w:rFonts w:ascii="Times New Roman" w:hAnsi="Times New Roman" w:cs="Times New Roman"/>
          <w:bCs/>
        </w:rPr>
        <w:t>t informasjon</w:t>
      </w:r>
      <w:r w:rsidR="00761AAB" w:rsidRPr="00F00C8D">
        <w:rPr>
          <w:rFonts w:ascii="Times New Roman" w:hAnsi="Times New Roman" w:cs="Times New Roman"/>
          <w:bCs/>
        </w:rPr>
        <w:t>.</w:t>
      </w:r>
      <w:r w:rsidR="00B40BFB" w:rsidRPr="00F00C8D">
        <w:rPr>
          <w:rFonts w:ascii="Times New Roman" w:hAnsi="Times New Roman" w:cs="Times New Roman"/>
          <w:bCs/>
        </w:rPr>
        <w:t xml:space="preserve"> </w:t>
      </w:r>
      <w:proofErr w:type="spellStart"/>
      <w:r w:rsidR="00B40BFB" w:rsidRPr="00F00C8D">
        <w:rPr>
          <w:rFonts w:ascii="Times New Roman" w:hAnsi="Times New Roman" w:cs="Times New Roman"/>
          <w:bCs/>
        </w:rPr>
        <w:t>Trello</w:t>
      </w:r>
      <w:proofErr w:type="spellEnd"/>
      <w:r w:rsidR="00B40BFB" w:rsidRPr="00F00C8D">
        <w:rPr>
          <w:rFonts w:ascii="Times New Roman" w:hAnsi="Times New Roman" w:cs="Times New Roman"/>
          <w:bCs/>
        </w:rPr>
        <w:t xml:space="preserve"> vil også gi en bedre forståelse av hva som ble gjort periodevis til hver sprint</w:t>
      </w:r>
      <w:r w:rsidR="0094203E" w:rsidRPr="00F00C8D">
        <w:rPr>
          <w:rFonts w:ascii="Times New Roman" w:hAnsi="Times New Roman" w:cs="Times New Roman"/>
          <w:bCs/>
        </w:rPr>
        <w:t>.</w:t>
      </w:r>
    </w:p>
    <w:p w14:paraId="4EC7143C" w14:textId="77777777" w:rsidR="003A5DB6" w:rsidRPr="00F00C8D" w:rsidRDefault="003A5DB6" w:rsidP="0007788F">
      <w:pPr>
        <w:spacing w:line="360" w:lineRule="auto"/>
        <w:rPr>
          <w:rFonts w:ascii="Times New Roman" w:hAnsi="Times New Roman" w:cs="Times New Roman"/>
          <w:b/>
          <w:bCs/>
          <w:sz w:val="28"/>
          <w:szCs w:val="28"/>
        </w:rPr>
      </w:pPr>
      <w:r w:rsidRPr="00F00C8D">
        <w:rPr>
          <w:rFonts w:ascii="Times New Roman" w:hAnsi="Times New Roman" w:cs="Times New Roman"/>
          <w:b/>
          <w:bCs/>
          <w:sz w:val="28"/>
          <w:szCs w:val="28"/>
        </w:rPr>
        <w:t>Utfordringer underveis</w:t>
      </w:r>
    </w:p>
    <w:p w14:paraId="7165B08E" w14:textId="413B1EA9" w:rsidR="00814587" w:rsidRPr="00F00C8D" w:rsidRDefault="00D30DF4" w:rsidP="0007788F">
      <w:pPr>
        <w:spacing w:line="360" w:lineRule="auto"/>
        <w:rPr>
          <w:rFonts w:ascii="Times New Roman" w:hAnsi="Times New Roman" w:cs="Times New Roman"/>
          <w:sz w:val="28"/>
          <w:szCs w:val="28"/>
        </w:rPr>
      </w:pPr>
      <w:r w:rsidRPr="00F00C8D">
        <w:rPr>
          <w:rFonts w:ascii="Times New Roman" w:hAnsi="Times New Roman" w:cs="Times New Roman"/>
        </w:rPr>
        <w:t>En a</w:t>
      </w:r>
      <w:r w:rsidR="00FA0802" w:rsidRPr="00F00C8D">
        <w:rPr>
          <w:rFonts w:ascii="Times New Roman" w:hAnsi="Times New Roman" w:cs="Times New Roman"/>
        </w:rPr>
        <w:t>v de største utfordringene i prosjektet var integreringen av eksterne tjenester som Firebase og GPS-sporing. Dette gjaldt spesielt</w:t>
      </w:r>
      <w:r w:rsidR="0019716B" w:rsidRPr="00F00C8D">
        <w:rPr>
          <w:rFonts w:ascii="Times New Roman" w:hAnsi="Times New Roman" w:cs="Times New Roman"/>
        </w:rPr>
        <w:t xml:space="preserve"> </w:t>
      </w:r>
      <w:r w:rsidR="00FA0802" w:rsidRPr="00F00C8D">
        <w:rPr>
          <w:rFonts w:ascii="Times New Roman" w:hAnsi="Times New Roman" w:cs="Times New Roman"/>
        </w:rPr>
        <w:t>håndter</w:t>
      </w:r>
      <w:r w:rsidR="0019716B" w:rsidRPr="00F00C8D">
        <w:rPr>
          <w:rFonts w:ascii="Times New Roman" w:hAnsi="Times New Roman" w:cs="Times New Roman"/>
        </w:rPr>
        <w:t>ingen av</w:t>
      </w:r>
      <w:r w:rsidR="00FA0802" w:rsidRPr="00F00C8D">
        <w:rPr>
          <w:rFonts w:ascii="Times New Roman" w:hAnsi="Times New Roman" w:cs="Times New Roman"/>
        </w:rPr>
        <w:t xml:space="preserve"> API-nøkler og konfigurasjon</w:t>
      </w:r>
      <w:r w:rsidR="0019716B" w:rsidRPr="00F00C8D">
        <w:rPr>
          <w:rFonts w:ascii="Times New Roman" w:hAnsi="Times New Roman" w:cs="Times New Roman"/>
        </w:rPr>
        <w:t>en av disse</w:t>
      </w:r>
      <w:r w:rsidR="00FA0802" w:rsidRPr="00F00C8D">
        <w:rPr>
          <w:rFonts w:ascii="Times New Roman" w:hAnsi="Times New Roman" w:cs="Times New Roman"/>
        </w:rPr>
        <w:t>. Feil i API-kallene førte til</w:t>
      </w:r>
      <w:r w:rsidR="00B41157" w:rsidRPr="00F00C8D">
        <w:rPr>
          <w:rFonts w:ascii="Times New Roman" w:hAnsi="Times New Roman" w:cs="Times New Roman"/>
        </w:rPr>
        <w:t xml:space="preserve"> mye </w:t>
      </w:r>
      <w:proofErr w:type="spellStart"/>
      <w:r w:rsidR="00B41157" w:rsidRPr="00F00C8D">
        <w:rPr>
          <w:rFonts w:ascii="Times New Roman" w:hAnsi="Times New Roman" w:cs="Times New Roman"/>
        </w:rPr>
        <w:t>debugging</w:t>
      </w:r>
      <w:proofErr w:type="spellEnd"/>
      <w:r w:rsidR="00FA0802" w:rsidRPr="00F00C8D">
        <w:rPr>
          <w:rFonts w:ascii="Times New Roman" w:hAnsi="Times New Roman" w:cs="Times New Roman"/>
        </w:rPr>
        <w:t>, men disse utfordringene ble løst etter grundig testing og feilsøking.</w:t>
      </w:r>
    </w:p>
    <w:p w14:paraId="148C070A" w14:textId="77777777" w:rsidR="00FA0802" w:rsidRPr="00F00C8D" w:rsidRDefault="00FA0802" w:rsidP="0007788F">
      <w:pPr>
        <w:spacing w:line="360" w:lineRule="auto"/>
        <w:rPr>
          <w:rFonts w:ascii="Times New Roman" w:eastAsiaTheme="majorEastAsia" w:hAnsi="Times New Roman" w:cs="Times New Roman"/>
          <w:sz w:val="40"/>
          <w:szCs w:val="40"/>
        </w:rPr>
      </w:pPr>
      <w:bookmarkStart w:id="60" w:name="_Toc182951107"/>
      <w:r w:rsidRPr="00F00C8D">
        <w:rPr>
          <w:rFonts w:ascii="Times New Roman" w:hAnsi="Times New Roman" w:cs="Times New Roman"/>
        </w:rPr>
        <w:br w:type="page"/>
      </w:r>
    </w:p>
    <w:p w14:paraId="2AC362C3" w14:textId="307BB2ED" w:rsidR="007E3C7B" w:rsidRPr="00F00C8D" w:rsidRDefault="007E3C7B" w:rsidP="0007788F">
      <w:pPr>
        <w:pStyle w:val="Overskrift1"/>
        <w:spacing w:line="360" w:lineRule="auto"/>
        <w:jc w:val="center"/>
        <w:rPr>
          <w:rFonts w:ascii="Times New Roman" w:hAnsi="Times New Roman" w:cs="Times New Roman"/>
          <w:color w:val="auto"/>
        </w:rPr>
      </w:pPr>
      <w:bookmarkStart w:id="61" w:name="_Toc183172722"/>
      <w:r w:rsidRPr="00F00C8D">
        <w:rPr>
          <w:rFonts w:ascii="Times New Roman" w:hAnsi="Times New Roman" w:cs="Times New Roman"/>
          <w:color w:val="auto"/>
        </w:rPr>
        <w:lastRenderedPageBreak/>
        <w:t>Instruksjoner for bruk</w:t>
      </w:r>
      <w:bookmarkEnd w:id="60"/>
      <w:bookmarkEnd w:id="61"/>
    </w:p>
    <w:p w14:paraId="6F32F1B6" w14:textId="583C4007" w:rsidR="001F71C0" w:rsidRPr="00F00C8D" w:rsidRDefault="001F71C0" w:rsidP="0007788F">
      <w:pPr>
        <w:pStyle w:val="Overskrift2"/>
        <w:spacing w:line="360" w:lineRule="auto"/>
        <w:rPr>
          <w:rFonts w:ascii="Times New Roman" w:hAnsi="Times New Roman" w:cs="Times New Roman"/>
          <w:color w:val="auto"/>
        </w:rPr>
      </w:pPr>
      <w:bookmarkStart w:id="62" w:name="_Toc182951108"/>
      <w:bookmarkStart w:id="63" w:name="_Toc183172723"/>
      <w:r w:rsidRPr="00F00C8D">
        <w:rPr>
          <w:rFonts w:ascii="Times New Roman" w:hAnsi="Times New Roman" w:cs="Times New Roman"/>
          <w:color w:val="auto"/>
        </w:rPr>
        <w:t>Front-end</w:t>
      </w:r>
      <w:bookmarkEnd w:id="62"/>
      <w:bookmarkEnd w:id="63"/>
    </w:p>
    <w:p w14:paraId="5DE8EFE4" w14:textId="05E7B37F" w:rsidR="00C02D42" w:rsidRPr="00F00C8D" w:rsidRDefault="00892C96" w:rsidP="0007788F">
      <w:pPr>
        <w:pStyle w:val="Overskrift3"/>
        <w:spacing w:line="360" w:lineRule="auto"/>
        <w:rPr>
          <w:rFonts w:ascii="Times New Roman" w:hAnsi="Times New Roman" w:cs="Times New Roman"/>
          <w:color w:val="auto"/>
        </w:rPr>
      </w:pPr>
      <w:bookmarkStart w:id="64" w:name="_Toc183172724"/>
      <w:r w:rsidRPr="00F00C8D">
        <w:rPr>
          <w:rFonts w:ascii="Times New Roman" w:hAnsi="Times New Roman" w:cs="Times New Roman"/>
          <w:color w:val="auto"/>
        </w:rPr>
        <w:t>Introduksjon til Vue og Qu</w:t>
      </w:r>
      <w:r w:rsidR="004E3903" w:rsidRPr="00F00C8D">
        <w:rPr>
          <w:rFonts w:ascii="Times New Roman" w:hAnsi="Times New Roman" w:cs="Times New Roman"/>
          <w:color w:val="auto"/>
        </w:rPr>
        <w:t>a</w:t>
      </w:r>
      <w:r w:rsidRPr="00F00C8D">
        <w:rPr>
          <w:rFonts w:ascii="Times New Roman" w:hAnsi="Times New Roman" w:cs="Times New Roman"/>
          <w:color w:val="auto"/>
        </w:rPr>
        <w:t>sar</w:t>
      </w:r>
      <w:bookmarkEnd w:id="64"/>
      <w:r w:rsidRPr="00F00C8D">
        <w:rPr>
          <w:rFonts w:ascii="Times New Roman" w:hAnsi="Times New Roman" w:cs="Times New Roman"/>
          <w:color w:val="auto"/>
        </w:rPr>
        <w:t xml:space="preserve"> </w:t>
      </w:r>
    </w:p>
    <w:p w14:paraId="1FFD0E41" w14:textId="3A0E726D" w:rsidR="003A2FE1" w:rsidRPr="00F00C8D" w:rsidRDefault="00E00B6B" w:rsidP="0007788F">
      <w:pPr>
        <w:spacing w:line="360" w:lineRule="auto"/>
        <w:rPr>
          <w:rFonts w:ascii="Times New Roman" w:hAnsi="Times New Roman" w:cs="Times New Roman"/>
        </w:rPr>
      </w:pPr>
      <w:r w:rsidRPr="00F00C8D">
        <w:rPr>
          <w:rFonts w:ascii="Times New Roman" w:hAnsi="Times New Roman" w:cs="Times New Roman"/>
        </w:rPr>
        <w:t xml:space="preserve">Vue </w:t>
      </w:r>
      <w:r w:rsidR="00A2019F" w:rsidRPr="00F00C8D">
        <w:rPr>
          <w:rFonts w:ascii="Times New Roman" w:hAnsi="Times New Roman" w:cs="Times New Roman"/>
        </w:rPr>
        <w:t xml:space="preserve">er et rammeverk </w:t>
      </w:r>
      <w:r w:rsidR="00607D06" w:rsidRPr="00F00C8D">
        <w:rPr>
          <w:rFonts w:ascii="Times New Roman" w:hAnsi="Times New Roman" w:cs="Times New Roman"/>
        </w:rPr>
        <w:t xml:space="preserve">ment for å bygge </w:t>
      </w:r>
      <w:r w:rsidR="00DA23C4" w:rsidRPr="00F00C8D">
        <w:rPr>
          <w:rFonts w:ascii="Times New Roman" w:hAnsi="Times New Roman" w:cs="Times New Roman"/>
        </w:rPr>
        <w:t>brukergrensesnitt</w:t>
      </w:r>
      <w:r w:rsidR="00607D06" w:rsidRPr="00F00C8D">
        <w:rPr>
          <w:rFonts w:ascii="Times New Roman" w:hAnsi="Times New Roman" w:cs="Times New Roman"/>
        </w:rPr>
        <w:t xml:space="preserve"> og enkeltsideapplikasjon</w:t>
      </w:r>
      <w:r w:rsidR="00C46E86" w:rsidRPr="00F00C8D">
        <w:rPr>
          <w:rFonts w:ascii="Times New Roman" w:hAnsi="Times New Roman" w:cs="Times New Roman"/>
        </w:rPr>
        <w:t xml:space="preserve">. Vue </w:t>
      </w:r>
      <w:r w:rsidR="00F42A7B" w:rsidRPr="00F00C8D">
        <w:rPr>
          <w:rFonts w:ascii="Times New Roman" w:hAnsi="Times New Roman" w:cs="Times New Roman"/>
        </w:rPr>
        <w:t>bygger på kodespråkene HTML, CSS og JavaScript</w:t>
      </w:r>
      <w:r w:rsidR="00B504E4" w:rsidRPr="00F00C8D">
        <w:rPr>
          <w:rFonts w:ascii="Times New Roman" w:hAnsi="Times New Roman" w:cs="Times New Roman"/>
        </w:rPr>
        <w:t xml:space="preserve">. Ved å opprette et </w:t>
      </w:r>
      <w:proofErr w:type="spellStart"/>
      <w:r w:rsidR="00B504E4" w:rsidRPr="00F00C8D">
        <w:rPr>
          <w:rFonts w:ascii="Times New Roman" w:hAnsi="Times New Roman" w:cs="Times New Roman"/>
        </w:rPr>
        <w:t>vue</w:t>
      </w:r>
      <w:proofErr w:type="spellEnd"/>
      <w:r w:rsidR="00B504E4" w:rsidRPr="00F00C8D">
        <w:rPr>
          <w:rFonts w:ascii="Times New Roman" w:hAnsi="Times New Roman" w:cs="Times New Roman"/>
        </w:rPr>
        <w:t>-prosjekt tvinges man til en viss filstruktur og visse regler ved filnavn og filreferering, men til gjengjeld får man muligheten til å koble opp mange eksterne tjenester.</w:t>
      </w:r>
      <w:r w:rsidR="00440586" w:rsidRPr="00F00C8D">
        <w:rPr>
          <w:rFonts w:ascii="Times New Roman" w:hAnsi="Times New Roman" w:cs="Times New Roman"/>
        </w:rPr>
        <w:t xml:space="preserve"> Eksempelvis har man muligheten til å koble til en tjeneste som heter </w:t>
      </w:r>
      <w:proofErr w:type="spellStart"/>
      <w:r w:rsidR="00440586" w:rsidRPr="00F00C8D">
        <w:rPr>
          <w:rFonts w:ascii="Times New Roman" w:hAnsi="Times New Roman" w:cs="Times New Roman"/>
        </w:rPr>
        <w:t>Capacitor</w:t>
      </w:r>
      <w:proofErr w:type="spellEnd"/>
      <w:r w:rsidR="00440586" w:rsidRPr="00F00C8D">
        <w:rPr>
          <w:rFonts w:ascii="Times New Roman" w:hAnsi="Times New Roman" w:cs="Times New Roman"/>
        </w:rPr>
        <w:t xml:space="preserve"> som gjør det mulig å sende prosjektet direkte til </w:t>
      </w:r>
      <w:r w:rsidR="00BF67D1" w:rsidRPr="00F00C8D">
        <w:rPr>
          <w:rFonts w:ascii="Times New Roman" w:hAnsi="Times New Roman" w:cs="Times New Roman"/>
        </w:rPr>
        <w:t xml:space="preserve">et program som heter </w:t>
      </w:r>
      <w:proofErr w:type="spellStart"/>
      <w:r w:rsidR="00440586" w:rsidRPr="00F00C8D">
        <w:rPr>
          <w:rFonts w:ascii="Times New Roman" w:hAnsi="Times New Roman" w:cs="Times New Roman"/>
        </w:rPr>
        <w:t>Xcode</w:t>
      </w:r>
      <w:proofErr w:type="spellEnd"/>
      <w:r w:rsidR="00440586" w:rsidRPr="00F00C8D">
        <w:rPr>
          <w:rFonts w:ascii="Times New Roman" w:hAnsi="Times New Roman" w:cs="Times New Roman"/>
        </w:rPr>
        <w:t>, som gjør det mulig å teste en applikasjon på</w:t>
      </w:r>
      <w:r w:rsidR="005623A1" w:rsidRPr="00F00C8D">
        <w:rPr>
          <w:rFonts w:ascii="Times New Roman" w:hAnsi="Times New Roman" w:cs="Times New Roman"/>
        </w:rPr>
        <w:t xml:space="preserve"> Apple-</w:t>
      </w:r>
      <w:r w:rsidR="00DA23C4" w:rsidRPr="00F00C8D">
        <w:rPr>
          <w:rFonts w:ascii="Times New Roman" w:hAnsi="Times New Roman" w:cs="Times New Roman"/>
        </w:rPr>
        <w:t>enheter</w:t>
      </w:r>
      <w:r w:rsidR="005623A1" w:rsidRPr="00F00C8D">
        <w:rPr>
          <w:rFonts w:ascii="Times New Roman" w:hAnsi="Times New Roman" w:cs="Times New Roman"/>
        </w:rPr>
        <w:t>.</w:t>
      </w:r>
    </w:p>
    <w:p w14:paraId="50049D7E" w14:textId="6D2AE8FF" w:rsidR="00761B5C" w:rsidRPr="00F00C8D" w:rsidRDefault="00761B5C" w:rsidP="0007788F">
      <w:pPr>
        <w:spacing w:line="360" w:lineRule="auto"/>
        <w:rPr>
          <w:rFonts w:ascii="Times New Roman" w:hAnsi="Times New Roman" w:cs="Times New Roman"/>
        </w:rPr>
      </w:pPr>
      <w:r w:rsidRPr="00F00C8D">
        <w:rPr>
          <w:rFonts w:ascii="Times New Roman" w:hAnsi="Times New Roman" w:cs="Times New Roman"/>
        </w:rPr>
        <w:t xml:space="preserve">Quasar er bygget for Vue, og er i seg selv ikke et selvstendig verktøy eller kodespråk. Quasar er et rammeverk som forenkler utvikling ved å gi brukeren tilgang til ferdigdefinerte-klasser. Quasar kan brukes til flere ting, men hovedsakelig for utvikling av </w:t>
      </w:r>
      <w:proofErr w:type="spellStart"/>
      <w:r w:rsidRPr="00F00C8D">
        <w:rPr>
          <w:rFonts w:ascii="Times New Roman" w:hAnsi="Times New Roman" w:cs="Times New Roman"/>
        </w:rPr>
        <w:t>responsive</w:t>
      </w:r>
      <w:proofErr w:type="spellEnd"/>
      <w:r w:rsidRPr="00F00C8D">
        <w:rPr>
          <w:rFonts w:ascii="Times New Roman" w:hAnsi="Times New Roman" w:cs="Times New Roman"/>
        </w:rPr>
        <w:t xml:space="preserve"> web- og mobilapper. </w:t>
      </w:r>
      <w:r w:rsidR="00BF67D1" w:rsidRPr="00F00C8D">
        <w:rPr>
          <w:rFonts w:ascii="Times New Roman" w:hAnsi="Times New Roman" w:cs="Times New Roman"/>
        </w:rPr>
        <w:t>Quasar gjør derfor utviklingen av et nettsted enklere og mer effektivt.</w:t>
      </w:r>
    </w:p>
    <w:p w14:paraId="564F098E" w14:textId="02F5F572" w:rsidR="00BF67D1" w:rsidRPr="00F00C8D" w:rsidRDefault="0045612A" w:rsidP="0007788F">
      <w:pPr>
        <w:pStyle w:val="Overskrift3"/>
        <w:spacing w:line="360" w:lineRule="auto"/>
        <w:rPr>
          <w:rFonts w:ascii="Times New Roman" w:hAnsi="Times New Roman" w:cs="Times New Roman"/>
          <w:color w:val="auto"/>
        </w:rPr>
      </w:pPr>
      <w:bookmarkStart w:id="65" w:name="_Toc183172725"/>
      <w:r w:rsidRPr="00F00C8D">
        <w:rPr>
          <w:rFonts w:ascii="Times New Roman" w:hAnsi="Times New Roman" w:cs="Times New Roman"/>
          <w:color w:val="auto"/>
        </w:rPr>
        <w:t>Filstruktur</w:t>
      </w:r>
      <w:bookmarkEnd w:id="65"/>
    </w:p>
    <w:p w14:paraId="32F29553" w14:textId="77777777" w:rsidR="00360629" w:rsidRPr="00F00C8D" w:rsidRDefault="00324488" w:rsidP="0007788F">
      <w:pPr>
        <w:spacing w:line="360" w:lineRule="auto"/>
        <w:rPr>
          <w:rFonts w:ascii="Times New Roman" w:hAnsi="Times New Roman" w:cs="Times New Roman"/>
        </w:rPr>
      </w:pPr>
      <w:r w:rsidRPr="00F00C8D">
        <w:rPr>
          <w:rFonts w:ascii="Times New Roman" w:hAnsi="Times New Roman" w:cs="Times New Roman"/>
        </w:rPr>
        <w:t>«De interessante» filene</w:t>
      </w:r>
      <w:r w:rsidR="002877CC" w:rsidRPr="00F00C8D">
        <w:rPr>
          <w:rFonts w:ascii="Times New Roman" w:hAnsi="Times New Roman" w:cs="Times New Roman"/>
        </w:rPr>
        <w:t xml:space="preserve"> i et Vue</w:t>
      </w:r>
      <w:r w:rsidR="00C0169F" w:rsidRPr="00F00C8D">
        <w:rPr>
          <w:rFonts w:ascii="Times New Roman" w:hAnsi="Times New Roman" w:cs="Times New Roman"/>
        </w:rPr>
        <w:t>-</w:t>
      </w:r>
      <w:r w:rsidR="002877CC" w:rsidRPr="00F00C8D">
        <w:rPr>
          <w:rFonts w:ascii="Times New Roman" w:hAnsi="Times New Roman" w:cs="Times New Roman"/>
        </w:rPr>
        <w:t xml:space="preserve">prosjekt </w:t>
      </w:r>
      <w:r w:rsidR="001555CE" w:rsidRPr="00F00C8D">
        <w:rPr>
          <w:rFonts w:ascii="Times New Roman" w:hAnsi="Times New Roman" w:cs="Times New Roman"/>
        </w:rPr>
        <w:t xml:space="preserve">ligger i mappen </w:t>
      </w:r>
      <w:proofErr w:type="spellStart"/>
      <w:r w:rsidR="000A627F" w:rsidRPr="00F00C8D">
        <w:rPr>
          <w:rFonts w:ascii="Times New Roman" w:hAnsi="Times New Roman" w:cs="Times New Roman"/>
          <w:i/>
          <w:iCs/>
        </w:rPr>
        <w:t>src</w:t>
      </w:r>
      <w:proofErr w:type="spellEnd"/>
      <w:r w:rsidR="000A627F" w:rsidRPr="00F00C8D">
        <w:rPr>
          <w:rFonts w:ascii="Times New Roman" w:hAnsi="Times New Roman" w:cs="Times New Roman"/>
        </w:rPr>
        <w:t xml:space="preserve"> (</w:t>
      </w:r>
      <w:proofErr w:type="spellStart"/>
      <w:r w:rsidR="000A627F" w:rsidRPr="00F00C8D">
        <w:rPr>
          <w:rFonts w:ascii="Times New Roman" w:hAnsi="Times New Roman" w:cs="Times New Roman"/>
        </w:rPr>
        <w:t>source</w:t>
      </w:r>
      <w:proofErr w:type="spellEnd"/>
      <w:r w:rsidR="000A627F" w:rsidRPr="00F00C8D">
        <w:rPr>
          <w:rFonts w:ascii="Times New Roman" w:hAnsi="Times New Roman" w:cs="Times New Roman"/>
        </w:rPr>
        <w:t>)</w:t>
      </w:r>
      <w:r w:rsidR="00667CC6" w:rsidRPr="00F00C8D">
        <w:rPr>
          <w:rFonts w:ascii="Times New Roman" w:hAnsi="Times New Roman" w:cs="Times New Roman"/>
        </w:rPr>
        <w:t xml:space="preserve">. </w:t>
      </w:r>
      <w:r w:rsidR="000E25AA" w:rsidRPr="00F00C8D">
        <w:rPr>
          <w:rFonts w:ascii="Times New Roman" w:hAnsi="Times New Roman" w:cs="Times New Roman"/>
        </w:rPr>
        <w:t xml:space="preserve">Her vil man blant annet kunne se </w:t>
      </w:r>
      <w:proofErr w:type="spellStart"/>
      <w:r w:rsidR="000E25AA" w:rsidRPr="00F00C8D">
        <w:rPr>
          <w:rFonts w:ascii="Times New Roman" w:hAnsi="Times New Roman" w:cs="Times New Roman"/>
          <w:i/>
          <w:iCs/>
        </w:rPr>
        <w:t>pages</w:t>
      </w:r>
      <w:proofErr w:type="spellEnd"/>
      <w:r w:rsidR="0053240B" w:rsidRPr="00F00C8D">
        <w:rPr>
          <w:rFonts w:ascii="Times New Roman" w:hAnsi="Times New Roman" w:cs="Times New Roman"/>
          <w:i/>
          <w:iCs/>
        </w:rPr>
        <w:t>,</w:t>
      </w:r>
      <w:r w:rsidR="000E25AA" w:rsidRPr="00F00C8D">
        <w:rPr>
          <w:rFonts w:ascii="Times New Roman" w:hAnsi="Times New Roman" w:cs="Times New Roman"/>
        </w:rPr>
        <w:t xml:space="preserve"> </w:t>
      </w:r>
      <w:proofErr w:type="spellStart"/>
      <w:r w:rsidR="000E25AA" w:rsidRPr="00F00C8D">
        <w:rPr>
          <w:rFonts w:ascii="Times New Roman" w:hAnsi="Times New Roman" w:cs="Times New Roman"/>
          <w:i/>
          <w:iCs/>
        </w:rPr>
        <w:t>components</w:t>
      </w:r>
      <w:proofErr w:type="spellEnd"/>
      <w:r w:rsidR="0053240B" w:rsidRPr="00F00C8D">
        <w:rPr>
          <w:rFonts w:ascii="Times New Roman" w:hAnsi="Times New Roman" w:cs="Times New Roman"/>
          <w:i/>
          <w:iCs/>
        </w:rPr>
        <w:t xml:space="preserve"> </w:t>
      </w:r>
      <w:r w:rsidR="0053240B" w:rsidRPr="00F00C8D">
        <w:rPr>
          <w:rFonts w:ascii="Times New Roman" w:hAnsi="Times New Roman" w:cs="Times New Roman"/>
        </w:rPr>
        <w:t xml:space="preserve">og </w:t>
      </w:r>
      <w:proofErr w:type="spellStart"/>
      <w:r w:rsidR="0053240B" w:rsidRPr="00F00C8D">
        <w:rPr>
          <w:rFonts w:ascii="Times New Roman" w:hAnsi="Times New Roman" w:cs="Times New Roman"/>
          <w:i/>
          <w:iCs/>
        </w:rPr>
        <w:t>assets</w:t>
      </w:r>
      <w:proofErr w:type="spellEnd"/>
      <w:r w:rsidR="000E25AA" w:rsidRPr="00F00C8D">
        <w:rPr>
          <w:rFonts w:ascii="Times New Roman" w:hAnsi="Times New Roman" w:cs="Times New Roman"/>
        </w:rPr>
        <w:t xml:space="preserve">. </w:t>
      </w:r>
    </w:p>
    <w:p w14:paraId="7C40733A" w14:textId="77777777" w:rsidR="00360629" w:rsidRPr="00F00C8D" w:rsidRDefault="00826CC3"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u w:val="single"/>
        </w:rPr>
        <w:t>Pages</w:t>
      </w:r>
      <w:r w:rsidRPr="00F00C8D">
        <w:rPr>
          <w:rFonts w:ascii="Times New Roman" w:hAnsi="Times New Roman" w:cs="Times New Roman"/>
        </w:rPr>
        <w:t xml:space="preserve"> </w:t>
      </w:r>
      <w:r w:rsidR="00BB4AEC" w:rsidRPr="00F00C8D">
        <w:rPr>
          <w:rFonts w:ascii="Times New Roman" w:hAnsi="Times New Roman" w:cs="Times New Roman"/>
        </w:rPr>
        <w:t xml:space="preserve">refererer til selve sidene man kan navigere </w:t>
      </w:r>
      <w:r w:rsidR="0030356E" w:rsidRPr="00F00C8D">
        <w:rPr>
          <w:rFonts w:ascii="Times New Roman" w:hAnsi="Times New Roman" w:cs="Times New Roman"/>
        </w:rPr>
        <w:t>seg til</w:t>
      </w:r>
      <w:r w:rsidR="00BB4AEC" w:rsidRPr="00F00C8D">
        <w:rPr>
          <w:rFonts w:ascii="Times New Roman" w:hAnsi="Times New Roman" w:cs="Times New Roman"/>
        </w:rPr>
        <w:t xml:space="preserve"> på nettstedet. </w:t>
      </w:r>
    </w:p>
    <w:p w14:paraId="5712B75A" w14:textId="006C04FF" w:rsidR="00360629" w:rsidRPr="00F00C8D" w:rsidRDefault="00BB4AEC"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u w:val="single"/>
        </w:rPr>
        <w:t>Components</w:t>
      </w:r>
      <w:r w:rsidR="00F34770" w:rsidRPr="00F00C8D">
        <w:rPr>
          <w:rFonts w:ascii="Times New Roman" w:hAnsi="Times New Roman" w:cs="Times New Roman"/>
        </w:rPr>
        <w:t xml:space="preserve"> refererer til objekter som gjerne gjenbrukes</w:t>
      </w:r>
      <w:r w:rsidR="00EE0C9C" w:rsidRPr="00F00C8D">
        <w:rPr>
          <w:rFonts w:ascii="Times New Roman" w:hAnsi="Times New Roman" w:cs="Times New Roman"/>
        </w:rPr>
        <w:t>, eksempelvis knapper</w:t>
      </w:r>
      <w:r w:rsidR="00360629" w:rsidRPr="00F00C8D">
        <w:rPr>
          <w:rFonts w:ascii="Times New Roman" w:hAnsi="Times New Roman" w:cs="Times New Roman"/>
        </w:rPr>
        <w:t>.</w:t>
      </w:r>
    </w:p>
    <w:p w14:paraId="0C1AE671" w14:textId="5C03548C" w:rsidR="00EA0446" w:rsidRPr="00F00C8D" w:rsidRDefault="00360629" w:rsidP="0007788F">
      <w:pPr>
        <w:pStyle w:val="Listeavsnitt"/>
        <w:numPr>
          <w:ilvl w:val="0"/>
          <w:numId w:val="4"/>
        </w:numPr>
        <w:spacing w:line="360" w:lineRule="auto"/>
        <w:rPr>
          <w:rFonts w:ascii="Times New Roman" w:hAnsi="Times New Roman" w:cs="Times New Roman"/>
        </w:rPr>
      </w:pPr>
      <w:r w:rsidRPr="00F00C8D">
        <w:rPr>
          <w:rFonts w:ascii="Times New Roman" w:hAnsi="Times New Roman" w:cs="Times New Roman"/>
          <w:u w:val="single"/>
        </w:rPr>
        <w:t>A</w:t>
      </w:r>
      <w:r w:rsidR="0030356E" w:rsidRPr="00F00C8D">
        <w:rPr>
          <w:rFonts w:ascii="Times New Roman" w:hAnsi="Times New Roman" w:cs="Times New Roman"/>
          <w:u w:val="single"/>
        </w:rPr>
        <w:t>ssets</w:t>
      </w:r>
      <w:r w:rsidR="0030356E" w:rsidRPr="00F00C8D">
        <w:rPr>
          <w:rFonts w:ascii="Times New Roman" w:hAnsi="Times New Roman" w:cs="Times New Roman"/>
        </w:rPr>
        <w:t xml:space="preserve"> referer til </w:t>
      </w:r>
      <w:r w:rsidR="003F3765" w:rsidRPr="00F00C8D">
        <w:rPr>
          <w:rFonts w:ascii="Times New Roman" w:hAnsi="Times New Roman" w:cs="Times New Roman"/>
        </w:rPr>
        <w:t>hjelpeobjekter</w:t>
      </w:r>
      <w:r w:rsidR="002F4E96" w:rsidRPr="00F00C8D">
        <w:rPr>
          <w:rFonts w:ascii="Times New Roman" w:hAnsi="Times New Roman" w:cs="Times New Roman"/>
        </w:rPr>
        <w:t xml:space="preserve"> eller eiendeler</w:t>
      </w:r>
      <w:r w:rsidR="00E3346A" w:rsidRPr="00F00C8D">
        <w:rPr>
          <w:rFonts w:ascii="Times New Roman" w:hAnsi="Times New Roman" w:cs="Times New Roman"/>
        </w:rPr>
        <w:t xml:space="preserve">. </w:t>
      </w:r>
      <w:r w:rsidR="00EE29E2" w:rsidRPr="00F00C8D">
        <w:rPr>
          <w:rFonts w:ascii="Times New Roman" w:hAnsi="Times New Roman" w:cs="Times New Roman"/>
        </w:rPr>
        <w:t>Eksempelvis legges bilder</w:t>
      </w:r>
      <w:r w:rsidR="00F768C9" w:rsidRPr="00F00C8D">
        <w:rPr>
          <w:rFonts w:ascii="Times New Roman" w:hAnsi="Times New Roman" w:cs="Times New Roman"/>
        </w:rPr>
        <w:t xml:space="preserve"> og ikoner her. </w:t>
      </w:r>
      <w:r w:rsidR="0023174A" w:rsidRPr="00F00C8D">
        <w:rPr>
          <w:rFonts w:ascii="Times New Roman" w:hAnsi="Times New Roman" w:cs="Times New Roman"/>
        </w:rPr>
        <w:t xml:space="preserve">Filer som legges i </w:t>
      </w:r>
      <w:proofErr w:type="spellStart"/>
      <w:r w:rsidR="0023174A" w:rsidRPr="00F00C8D">
        <w:rPr>
          <w:rFonts w:ascii="Times New Roman" w:hAnsi="Times New Roman" w:cs="Times New Roman"/>
        </w:rPr>
        <w:t>assets</w:t>
      </w:r>
      <w:proofErr w:type="spellEnd"/>
      <w:r w:rsidR="0023174A" w:rsidRPr="00F00C8D">
        <w:rPr>
          <w:rFonts w:ascii="Times New Roman" w:hAnsi="Times New Roman" w:cs="Times New Roman"/>
        </w:rPr>
        <w:t xml:space="preserve"> skal ikke være </w:t>
      </w:r>
      <w:r w:rsidR="009F5255" w:rsidRPr="00F00C8D">
        <w:rPr>
          <w:rFonts w:ascii="Times New Roman" w:hAnsi="Times New Roman" w:cs="Times New Roman"/>
        </w:rPr>
        <w:t xml:space="preserve">nødvendige for at </w:t>
      </w:r>
      <w:r w:rsidR="00F2505D" w:rsidRPr="00F00C8D">
        <w:rPr>
          <w:rFonts w:ascii="Times New Roman" w:hAnsi="Times New Roman" w:cs="Times New Roman"/>
        </w:rPr>
        <w:t>nettsiden</w:t>
      </w:r>
      <w:r w:rsidR="009F5255" w:rsidRPr="00F00C8D">
        <w:rPr>
          <w:rFonts w:ascii="Times New Roman" w:hAnsi="Times New Roman" w:cs="Times New Roman"/>
        </w:rPr>
        <w:t xml:space="preserve"> </w:t>
      </w:r>
      <w:r w:rsidR="00F2505D" w:rsidRPr="00F00C8D">
        <w:rPr>
          <w:rFonts w:ascii="Times New Roman" w:hAnsi="Times New Roman" w:cs="Times New Roman"/>
        </w:rPr>
        <w:t>skal kjør</w:t>
      </w:r>
      <w:r w:rsidR="00F85029" w:rsidRPr="00F00C8D">
        <w:rPr>
          <w:rFonts w:ascii="Times New Roman" w:hAnsi="Times New Roman" w:cs="Times New Roman"/>
        </w:rPr>
        <w:t>e</w:t>
      </w:r>
      <w:r w:rsidR="009F5255" w:rsidRPr="00F00C8D">
        <w:rPr>
          <w:rFonts w:ascii="Times New Roman" w:hAnsi="Times New Roman" w:cs="Times New Roman"/>
        </w:rPr>
        <w:t xml:space="preserve">, </w:t>
      </w:r>
      <w:r w:rsidR="001225BE" w:rsidRPr="00F00C8D">
        <w:rPr>
          <w:rFonts w:ascii="Times New Roman" w:hAnsi="Times New Roman" w:cs="Times New Roman"/>
        </w:rPr>
        <w:t xml:space="preserve">men </w:t>
      </w:r>
      <w:r w:rsidR="00F85029" w:rsidRPr="00F00C8D">
        <w:rPr>
          <w:rFonts w:ascii="Times New Roman" w:hAnsi="Times New Roman" w:cs="Times New Roman"/>
        </w:rPr>
        <w:t>oppleves ofte som en rød tråd, som gjør at brukeropplevelsen blir bedre.</w:t>
      </w:r>
    </w:p>
    <w:p w14:paraId="3086BC11" w14:textId="2F2FDEC4" w:rsidR="00EA0446" w:rsidRPr="00F00C8D" w:rsidRDefault="00576E22" w:rsidP="0007788F">
      <w:pPr>
        <w:spacing w:line="360" w:lineRule="auto"/>
        <w:ind w:left="360"/>
        <w:rPr>
          <w:rFonts w:ascii="Times New Roman" w:hAnsi="Times New Roman" w:cs="Times New Roman"/>
        </w:rPr>
      </w:pPr>
      <w:r w:rsidRPr="00F00C8D">
        <w:rPr>
          <w:rFonts w:ascii="Times New Roman" w:hAnsi="Times New Roman" w:cs="Times New Roman"/>
        </w:rPr>
        <w:t xml:space="preserve">Under </w:t>
      </w:r>
      <w:r w:rsidR="00E2159B" w:rsidRPr="00F00C8D">
        <w:rPr>
          <w:rFonts w:ascii="Times New Roman" w:hAnsi="Times New Roman" w:cs="Times New Roman"/>
        </w:rPr>
        <w:t>er det lagt ved en figur som viser</w:t>
      </w:r>
      <w:r w:rsidRPr="00F00C8D">
        <w:rPr>
          <w:rFonts w:ascii="Times New Roman" w:hAnsi="Times New Roman" w:cs="Times New Roman"/>
        </w:rPr>
        <w:t xml:space="preserve"> hvordan et typisk </w:t>
      </w:r>
      <w:r w:rsidR="00397CE9" w:rsidRPr="00F00C8D">
        <w:rPr>
          <w:rFonts w:ascii="Times New Roman" w:hAnsi="Times New Roman" w:cs="Times New Roman"/>
        </w:rPr>
        <w:t xml:space="preserve">Vue prosjekt </w:t>
      </w:r>
      <w:r w:rsidR="002E1EDC" w:rsidRPr="00F00C8D">
        <w:rPr>
          <w:rFonts w:ascii="Times New Roman" w:hAnsi="Times New Roman" w:cs="Times New Roman"/>
        </w:rPr>
        <w:t>er satt opp</w:t>
      </w:r>
      <w:r w:rsidR="00AD0941" w:rsidRPr="00F00C8D">
        <w:rPr>
          <w:rFonts w:ascii="Times New Roman" w:hAnsi="Times New Roman" w:cs="Times New Roman"/>
        </w:rPr>
        <w:t>. Figuren ekskluderer alle konfigurasjonsfiler, da disse genereres automatisk og ligger utenfor en mappestruktur</w:t>
      </w:r>
      <w:r w:rsidR="002E1EDC" w:rsidRPr="00F00C8D">
        <w:rPr>
          <w:rFonts w:ascii="Times New Roman" w:hAnsi="Times New Roman" w:cs="Times New Roman"/>
        </w:rPr>
        <w:t xml:space="preserve">: </w:t>
      </w:r>
    </w:p>
    <w:p w14:paraId="3858EFD4" w14:textId="5C5B2AD3" w:rsidR="00466A9B" w:rsidRPr="00F00C8D" w:rsidRDefault="002E1EDC" w:rsidP="0007788F">
      <w:pPr>
        <w:spacing w:line="360" w:lineRule="auto"/>
        <w:ind w:left="360"/>
        <w:rPr>
          <w:rFonts w:ascii="Times New Roman" w:hAnsi="Times New Roman" w:cs="Times New Roman"/>
        </w:rPr>
      </w:pPr>
      <w:r w:rsidRPr="00F00C8D">
        <w:rPr>
          <w:rFonts w:ascii="Times New Roman" w:hAnsi="Times New Roman" w:cs="Times New Roman"/>
          <w:noProof/>
        </w:rPr>
        <w:lastRenderedPageBreak/>
        <w:drawing>
          <wp:inline distT="0" distB="0" distL="0" distR="0" wp14:anchorId="3E295C88" wp14:editId="69179CEE">
            <wp:extent cx="3480318" cy="4227626"/>
            <wp:effectExtent l="0" t="0" r="0" b="1905"/>
            <wp:docPr id="1428789372" name="Bilde 1" descr="Et bilde som inneholder tekst, skjermbilde, programvare, Multimedie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9372" name="Bilde 1" descr="Et bilde som inneholder tekst, skjermbilde, programvare, Multimedieprogramvare&#10;&#10;Automatisk generert beskrivelse"/>
                    <pic:cNvPicPr/>
                  </pic:nvPicPr>
                  <pic:blipFill>
                    <a:blip r:embed="rId13"/>
                    <a:stretch>
                      <a:fillRect/>
                    </a:stretch>
                  </pic:blipFill>
                  <pic:spPr>
                    <a:xfrm>
                      <a:off x="0" y="0"/>
                      <a:ext cx="3493294" cy="4243388"/>
                    </a:xfrm>
                    <a:prstGeom prst="rect">
                      <a:avLst/>
                    </a:prstGeom>
                  </pic:spPr>
                </pic:pic>
              </a:graphicData>
            </a:graphic>
          </wp:inline>
        </w:drawing>
      </w:r>
    </w:p>
    <w:p w14:paraId="7F3AAA51" w14:textId="4EFC897E" w:rsidR="0045612A" w:rsidRPr="00F00C8D" w:rsidRDefault="0045612A" w:rsidP="0007788F">
      <w:pPr>
        <w:pStyle w:val="Overskrift3"/>
        <w:spacing w:line="360" w:lineRule="auto"/>
        <w:rPr>
          <w:rFonts w:ascii="Times New Roman" w:hAnsi="Times New Roman" w:cs="Times New Roman"/>
          <w:color w:val="auto"/>
        </w:rPr>
      </w:pPr>
      <w:bookmarkStart w:id="66" w:name="_Toc183172726"/>
      <w:r w:rsidRPr="00F00C8D">
        <w:rPr>
          <w:rFonts w:ascii="Times New Roman" w:hAnsi="Times New Roman" w:cs="Times New Roman"/>
          <w:color w:val="auto"/>
        </w:rPr>
        <w:t xml:space="preserve">Kjøring og testing av </w:t>
      </w:r>
      <w:r w:rsidR="00812C87" w:rsidRPr="00F00C8D">
        <w:rPr>
          <w:rFonts w:ascii="Times New Roman" w:hAnsi="Times New Roman" w:cs="Times New Roman"/>
          <w:color w:val="auto"/>
        </w:rPr>
        <w:t>front-end</w:t>
      </w:r>
      <w:bookmarkEnd w:id="66"/>
    </w:p>
    <w:p w14:paraId="7C0DFE1E" w14:textId="5D157127" w:rsidR="003379E4" w:rsidRPr="00F00C8D" w:rsidRDefault="003458C6" w:rsidP="0007788F">
      <w:pPr>
        <w:spacing w:line="360" w:lineRule="auto"/>
        <w:rPr>
          <w:rFonts w:ascii="Times New Roman" w:hAnsi="Times New Roman" w:cs="Times New Roman"/>
        </w:rPr>
      </w:pPr>
      <w:r w:rsidRPr="00F00C8D">
        <w:rPr>
          <w:rFonts w:ascii="Times New Roman" w:hAnsi="Times New Roman" w:cs="Times New Roman"/>
        </w:rPr>
        <w:t xml:space="preserve">For å bruke </w:t>
      </w:r>
      <w:r w:rsidR="0005352E" w:rsidRPr="00F00C8D">
        <w:rPr>
          <w:rFonts w:ascii="Times New Roman" w:hAnsi="Times New Roman" w:cs="Times New Roman"/>
        </w:rPr>
        <w:t xml:space="preserve">eller teste </w:t>
      </w:r>
      <w:r w:rsidR="00783C7E" w:rsidRPr="00F00C8D">
        <w:rPr>
          <w:rFonts w:ascii="Times New Roman" w:hAnsi="Times New Roman" w:cs="Times New Roman"/>
        </w:rPr>
        <w:t xml:space="preserve">Front-End-kode som er </w:t>
      </w:r>
      <w:r w:rsidR="00277E06" w:rsidRPr="00F00C8D">
        <w:rPr>
          <w:rFonts w:ascii="Times New Roman" w:hAnsi="Times New Roman" w:cs="Times New Roman"/>
        </w:rPr>
        <w:t xml:space="preserve">laget med Vue og Quasar må man enten legge prosjektet på en server, som </w:t>
      </w:r>
      <w:r w:rsidR="009B4FC8" w:rsidRPr="00F00C8D">
        <w:rPr>
          <w:rFonts w:ascii="Times New Roman" w:hAnsi="Times New Roman" w:cs="Times New Roman"/>
        </w:rPr>
        <w:t xml:space="preserve">klarer å bygge </w:t>
      </w:r>
      <w:r w:rsidR="008020FB" w:rsidRPr="00F00C8D">
        <w:rPr>
          <w:rFonts w:ascii="Times New Roman" w:hAnsi="Times New Roman" w:cs="Times New Roman"/>
        </w:rPr>
        <w:t>nettsidene</w:t>
      </w:r>
      <w:r w:rsidR="009B4FC8" w:rsidRPr="00F00C8D">
        <w:rPr>
          <w:rFonts w:ascii="Times New Roman" w:hAnsi="Times New Roman" w:cs="Times New Roman"/>
        </w:rPr>
        <w:t xml:space="preserve">. Eventuelt må man installere nødvendige </w:t>
      </w:r>
      <w:r w:rsidR="00001C83" w:rsidRPr="00F00C8D">
        <w:rPr>
          <w:rFonts w:ascii="Times New Roman" w:hAnsi="Times New Roman" w:cs="Times New Roman"/>
        </w:rPr>
        <w:t>pakke</w:t>
      </w:r>
      <w:r w:rsidR="00673264" w:rsidRPr="00F00C8D">
        <w:rPr>
          <w:rFonts w:ascii="Times New Roman" w:hAnsi="Times New Roman" w:cs="Times New Roman"/>
        </w:rPr>
        <w:t xml:space="preserve">r og </w:t>
      </w:r>
      <w:r w:rsidR="00B307F2" w:rsidRPr="00F00C8D">
        <w:rPr>
          <w:rFonts w:ascii="Times New Roman" w:hAnsi="Times New Roman" w:cs="Times New Roman"/>
        </w:rPr>
        <w:t>konfigurasjonsfiler</w:t>
      </w:r>
      <w:r w:rsidR="008020FB" w:rsidRPr="00F00C8D">
        <w:rPr>
          <w:rFonts w:ascii="Times New Roman" w:hAnsi="Times New Roman" w:cs="Times New Roman"/>
        </w:rPr>
        <w:t xml:space="preserve"> lokalt</w:t>
      </w:r>
      <w:r w:rsidR="00DB1CD5" w:rsidRPr="00F00C8D">
        <w:rPr>
          <w:rFonts w:ascii="Times New Roman" w:hAnsi="Times New Roman" w:cs="Times New Roman"/>
        </w:rPr>
        <w:t xml:space="preserve">. </w:t>
      </w:r>
      <w:r w:rsidR="004A1762" w:rsidRPr="00F00C8D">
        <w:rPr>
          <w:rFonts w:ascii="Times New Roman" w:hAnsi="Times New Roman" w:cs="Times New Roman"/>
        </w:rPr>
        <w:t xml:space="preserve">Prosessen er enklere på Mac ettersom </w:t>
      </w:r>
      <w:r w:rsidR="00275EF7" w:rsidRPr="00F00C8D">
        <w:rPr>
          <w:rFonts w:ascii="Times New Roman" w:hAnsi="Times New Roman" w:cs="Times New Roman"/>
        </w:rPr>
        <w:t xml:space="preserve">det er bygget opp på en annen måte en Windows. Vil man </w:t>
      </w:r>
      <w:r w:rsidR="00047FBE" w:rsidRPr="00F00C8D">
        <w:rPr>
          <w:rFonts w:ascii="Times New Roman" w:hAnsi="Times New Roman" w:cs="Times New Roman"/>
        </w:rPr>
        <w:t xml:space="preserve">kunne kjøre Front-End på Windows, vil det være nødvendig </w:t>
      </w:r>
      <w:r w:rsidR="00B536D3" w:rsidRPr="00F00C8D">
        <w:rPr>
          <w:rFonts w:ascii="Times New Roman" w:hAnsi="Times New Roman" w:cs="Times New Roman"/>
        </w:rPr>
        <w:t>med blant annet WSL</w:t>
      </w:r>
      <w:r w:rsidR="00817BF5" w:rsidRPr="00F00C8D">
        <w:rPr>
          <w:rFonts w:ascii="Times New Roman" w:hAnsi="Times New Roman" w:cs="Times New Roman"/>
        </w:rPr>
        <w:t xml:space="preserve"> (Windows Subsystem for Linux)</w:t>
      </w:r>
      <w:r w:rsidR="00CD2EDA" w:rsidRPr="00F00C8D">
        <w:rPr>
          <w:rFonts w:ascii="Times New Roman" w:hAnsi="Times New Roman" w:cs="Times New Roman"/>
        </w:rPr>
        <w:t xml:space="preserve">. </w:t>
      </w:r>
    </w:p>
    <w:p w14:paraId="306DE7C4" w14:textId="3DA85509" w:rsidR="00C20E19" w:rsidRPr="00F00C8D" w:rsidRDefault="00C20E19" w:rsidP="0007788F">
      <w:pPr>
        <w:spacing w:line="360" w:lineRule="auto"/>
        <w:rPr>
          <w:rFonts w:ascii="Times New Roman" w:hAnsi="Times New Roman" w:cs="Times New Roman"/>
        </w:rPr>
      </w:pPr>
      <w:r w:rsidRPr="00F00C8D">
        <w:rPr>
          <w:rFonts w:ascii="Times New Roman" w:hAnsi="Times New Roman" w:cs="Times New Roman"/>
        </w:rPr>
        <w:t xml:space="preserve">En full guide for installasjon av nødvendige pakker og </w:t>
      </w:r>
      <w:r w:rsidR="00764489" w:rsidRPr="00F00C8D">
        <w:rPr>
          <w:rFonts w:ascii="Times New Roman" w:hAnsi="Times New Roman" w:cs="Times New Roman"/>
        </w:rPr>
        <w:t xml:space="preserve">filer </w:t>
      </w:r>
      <w:r w:rsidR="000D73A7" w:rsidRPr="00F00C8D">
        <w:rPr>
          <w:rFonts w:ascii="Times New Roman" w:hAnsi="Times New Roman" w:cs="Times New Roman"/>
        </w:rPr>
        <w:t xml:space="preserve">ligger som en del av README filen i </w:t>
      </w:r>
      <w:proofErr w:type="spellStart"/>
      <w:r w:rsidR="00440D91" w:rsidRPr="00F00C8D">
        <w:rPr>
          <w:rFonts w:ascii="Times New Roman" w:hAnsi="Times New Roman" w:cs="Times New Roman"/>
        </w:rPr>
        <w:t>Develop-</w:t>
      </w:r>
      <w:r w:rsidR="004B5A2A" w:rsidRPr="00F00C8D">
        <w:rPr>
          <w:rFonts w:ascii="Times New Roman" w:hAnsi="Times New Roman" w:cs="Times New Roman"/>
        </w:rPr>
        <w:t>branchen</w:t>
      </w:r>
      <w:proofErr w:type="spellEnd"/>
      <w:r w:rsidR="004B5A2A" w:rsidRPr="00F00C8D">
        <w:rPr>
          <w:rFonts w:ascii="Times New Roman" w:hAnsi="Times New Roman" w:cs="Times New Roman"/>
        </w:rPr>
        <w:t xml:space="preserve"> på GitHub</w:t>
      </w:r>
      <w:r w:rsidR="000D73A7" w:rsidRPr="00F00C8D">
        <w:rPr>
          <w:rFonts w:ascii="Times New Roman" w:hAnsi="Times New Roman" w:cs="Times New Roman"/>
        </w:rPr>
        <w:t>.</w:t>
      </w:r>
      <w:r w:rsidR="00764489" w:rsidRPr="00F00C8D">
        <w:rPr>
          <w:rFonts w:ascii="Times New Roman" w:hAnsi="Times New Roman" w:cs="Times New Roman"/>
        </w:rPr>
        <w:t xml:space="preserve"> </w:t>
      </w:r>
    </w:p>
    <w:p w14:paraId="52E0847F" w14:textId="462E34FC" w:rsidR="00750B40" w:rsidRPr="00F00C8D" w:rsidRDefault="000D204A" w:rsidP="0007788F">
      <w:pPr>
        <w:spacing w:line="360" w:lineRule="auto"/>
        <w:rPr>
          <w:rFonts w:ascii="Times New Roman" w:hAnsi="Times New Roman" w:cs="Times New Roman"/>
        </w:rPr>
      </w:pPr>
      <w:r w:rsidRPr="00F00C8D">
        <w:rPr>
          <w:rFonts w:ascii="Times New Roman" w:hAnsi="Times New Roman" w:cs="Times New Roman"/>
        </w:rPr>
        <w:t xml:space="preserve">For testing og utvikling er det for enkelhetens skyld opprettet en </w:t>
      </w:r>
      <w:proofErr w:type="spellStart"/>
      <w:r w:rsidR="00965B8E" w:rsidRPr="00F00C8D">
        <w:rPr>
          <w:rFonts w:ascii="Times New Roman" w:hAnsi="Times New Roman" w:cs="Times New Roman"/>
        </w:rPr>
        <w:t>Cloudflare</w:t>
      </w:r>
      <w:proofErr w:type="spellEnd"/>
      <w:r w:rsidR="00965B8E" w:rsidRPr="00F00C8D">
        <w:rPr>
          <w:rFonts w:ascii="Times New Roman" w:hAnsi="Times New Roman" w:cs="Times New Roman"/>
        </w:rPr>
        <w:t xml:space="preserve"> server, som </w:t>
      </w:r>
      <w:r w:rsidR="003A3E7B" w:rsidRPr="00F00C8D">
        <w:rPr>
          <w:rFonts w:ascii="Times New Roman" w:hAnsi="Times New Roman" w:cs="Times New Roman"/>
        </w:rPr>
        <w:t>kjører nettstedet 24/7.</w:t>
      </w:r>
      <w:r w:rsidR="000B2FBF" w:rsidRPr="00F00C8D">
        <w:rPr>
          <w:rFonts w:ascii="Times New Roman" w:hAnsi="Times New Roman" w:cs="Times New Roman"/>
        </w:rPr>
        <w:t xml:space="preserve"> </w:t>
      </w:r>
      <w:r w:rsidR="00BC2EF1" w:rsidRPr="00F00C8D">
        <w:rPr>
          <w:rFonts w:ascii="Times New Roman" w:hAnsi="Times New Roman" w:cs="Times New Roman"/>
        </w:rPr>
        <w:t xml:space="preserve">Dette gjør at dere slipper å installere </w:t>
      </w:r>
      <w:r w:rsidR="00FD6AAA" w:rsidRPr="00F00C8D">
        <w:rPr>
          <w:rFonts w:ascii="Times New Roman" w:hAnsi="Times New Roman" w:cs="Times New Roman"/>
        </w:rPr>
        <w:t xml:space="preserve">pakker og </w:t>
      </w:r>
      <w:r w:rsidR="00D70DC2" w:rsidRPr="00F00C8D">
        <w:rPr>
          <w:rFonts w:ascii="Times New Roman" w:hAnsi="Times New Roman" w:cs="Times New Roman"/>
        </w:rPr>
        <w:t xml:space="preserve">konfigurasjonsfiler for å se resultatet av koden. Lenken til denne finner dere </w:t>
      </w:r>
      <w:r w:rsidR="00750B40" w:rsidRPr="00F00C8D">
        <w:rPr>
          <w:rFonts w:ascii="Times New Roman" w:hAnsi="Times New Roman" w:cs="Times New Roman"/>
        </w:rPr>
        <w:t>under</w:t>
      </w:r>
      <w:r w:rsidR="00D70DC2" w:rsidRPr="00F00C8D">
        <w:rPr>
          <w:rFonts w:ascii="Times New Roman" w:hAnsi="Times New Roman" w:cs="Times New Roman"/>
        </w:rPr>
        <w:t xml:space="preserve">, men også i bunnen av dokumentet, sammen med andre </w:t>
      </w:r>
      <w:r w:rsidR="005B1BD5" w:rsidRPr="00F00C8D">
        <w:rPr>
          <w:rFonts w:ascii="Times New Roman" w:hAnsi="Times New Roman" w:cs="Times New Roman"/>
        </w:rPr>
        <w:t>relevante</w:t>
      </w:r>
      <w:r w:rsidR="00D70DC2" w:rsidRPr="00F00C8D">
        <w:rPr>
          <w:rFonts w:ascii="Times New Roman" w:hAnsi="Times New Roman" w:cs="Times New Roman"/>
        </w:rPr>
        <w:t xml:space="preserve"> lenker. </w:t>
      </w:r>
    </w:p>
    <w:p w14:paraId="79D48A9A" w14:textId="4138D686" w:rsidR="00740C2C" w:rsidRPr="00F00C8D" w:rsidRDefault="00247C2E" w:rsidP="0007788F">
      <w:pPr>
        <w:pStyle w:val="Listeavsnitt"/>
        <w:numPr>
          <w:ilvl w:val="0"/>
          <w:numId w:val="4"/>
        </w:numPr>
        <w:spacing w:line="360" w:lineRule="auto"/>
        <w:rPr>
          <w:rFonts w:ascii="Times New Roman" w:hAnsi="Times New Roman" w:cs="Times New Roman"/>
        </w:rPr>
      </w:pPr>
      <w:hyperlink r:id="rId14" w:history="1">
        <w:r w:rsidRPr="00F00C8D">
          <w:rPr>
            <w:rStyle w:val="Hyperkobling"/>
            <w:rFonts w:ascii="Times New Roman" w:hAnsi="Times New Roman" w:cs="Times New Roman"/>
          </w:rPr>
          <w:t>https://varsel-app.pages.dev/auth/welcome</w:t>
        </w:r>
      </w:hyperlink>
      <w:r w:rsidR="00C722C1" w:rsidRPr="00F00C8D">
        <w:rPr>
          <w:rFonts w:ascii="Times New Roman" w:hAnsi="Times New Roman" w:cs="Times New Roman"/>
        </w:rPr>
        <w:t xml:space="preserve"> </w:t>
      </w:r>
    </w:p>
    <w:p w14:paraId="55A15D6B" w14:textId="4FA22BBC" w:rsidR="000D204A" w:rsidRPr="00F00C8D" w:rsidRDefault="000D204A" w:rsidP="0007788F">
      <w:pPr>
        <w:spacing w:line="360" w:lineRule="auto"/>
        <w:rPr>
          <w:rFonts w:ascii="Times New Roman" w:hAnsi="Times New Roman" w:cs="Times New Roman"/>
        </w:rPr>
      </w:pPr>
    </w:p>
    <w:p w14:paraId="1D44D0D0" w14:textId="5C25D0DE" w:rsidR="00494AAA" w:rsidRPr="00F00C8D" w:rsidRDefault="00685635" w:rsidP="0007788F">
      <w:pPr>
        <w:pStyle w:val="Overskrift2"/>
        <w:spacing w:line="360" w:lineRule="auto"/>
        <w:rPr>
          <w:rFonts w:ascii="Times New Roman" w:hAnsi="Times New Roman" w:cs="Times New Roman"/>
          <w:color w:val="auto"/>
        </w:rPr>
      </w:pPr>
      <w:bookmarkStart w:id="67" w:name="_Toc182951109"/>
      <w:bookmarkStart w:id="68" w:name="_Toc183172727"/>
      <w:r w:rsidRPr="00F00C8D">
        <w:rPr>
          <w:rFonts w:ascii="Times New Roman" w:hAnsi="Times New Roman" w:cs="Times New Roman"/>
          <w:color w:val="auto"/>
        </w:rPr>
        <w:lastRenderedPageBreak/>
        <w:t>Back-end</w:t>
      </w:r>
      <w:bookmarkEnd w:id="67"/>
      <w:bookmarkEnd w:id="68"/>
    </w:p>
    <w:p w14:paraId="3DDC3EA9" w14:textId="4FBDB44E" w:rsidR="1A4CF611" w:rsidRPr="00F00C8D" w:rsidRDefault="1A4CF611" w:rsidP="0007788F">
      <w:pPr>
        <w:spacing w:line="360" w:lineRule="auto"/>
        <w:rPr>
          <w:rFonts w:ascii="Times New Roman" w:hAnsi="Times New Roman" w:cs="Times New Roman"/>
        </w:rPr>
      </w:pPr>
      <w:r w:rsidRPr="00F00C8D">
        <w:rPr>
          <w:rFonts w:ascii="Times New Roman" w:hAnsi="Times New Roman" w:cs="Times New Roman"/>
        </w:rPr>
        <w:t xml:space="preserve">Som back-end kode har vi brukt programmeringsspråket “Java”. </w:t>
      </w:r>
      <w:r w:rsidR="0A7D4138" w:rsidRPr="00F00C8D">
        <w:rPr>
          <w:rFonts w:ascii="Times New Roman" w:hAnsi="Times New Roman" w:cs="Times New Roman"/>
        </w:rPr>
        <w:t>Dette er et av verdens mest populære og brukte programmeringsspråk som kan kjøre på nærmest alle enheter. Grunnen til at vi valgte dette som vårt back-end</w:t>
      </w:r>
      <w:r w:rsidR="000740EF" w:rsidRPr="00F00C8D">
        <w:rPr>
          <w:rFonts w:ascii="Times New Roman" w:hAnsi="Times New Roman" w:cs="Times New Roman"/>
        </w:rPr>
        <w:t>-</w:t>
      </w:r>
      <w:r w:rsidR="0A7D4138" w:rsidRPr="00F00C8D">
        <w:rPr>
          <w:rFonts w:ascii="Times New Roman" w:hAnsi="Times New Roman" w:cs="Times New Roman"/>
        </w:rPr>
        <w:t xml:space="preserve">programmeringsspråk er fordi det kan brukes overalt, det er ikke så vanskelig å forstå, samt at det er enkelt å videreutvikle. </w:t>
      </w:r>
    </w:p>
    <w:p w14:paraId="4226AB90" w14:textId="03A4F890" w:rsidR="0A7D4138" w:rsidRPr="00F00C8D" w:rsidRDefault="0A7D4138" w:rsidP="0007788F">
      <w:pPr>
        <w:spacing w:line="360" w:lineRule="auto"/>
        <w:rPr>
          <w:rFonts w:ascii="Times New Roman" w:eastAsia="Times New Roman" w:hAnsi="Times New Roman" w:cs="Times New Roman"/>
          <w:sz w:val="28"/>
          <w:szCs w:val="28"/>
        </w:rPr>
      </w:pPr>
      <w:r w:rsidRPr="00F00C8D">
        <w:rPr>
          <w:rFonts w:ascii="Times New Roman" w:eastAsia="Times New Roman" w:hAnsi="Times New Roman" w:cs="Times New Roman"/>
          <w:sz w:val="28"/>
          <w:szCs w:val="28"/>
        </w:rPr>
        <w:t>Filstruktur</w:t>
      </w:r>
    </w:p>
    <w:p w14:paraId="06EB3994" w14:textId="4DE11A8C" w:rsidR="0A7D4138" w:rsidRPr="00F00C8D" w:rsidRDefault="0A7D4138" w:rsidP="0007788F">
      <w:pPr>
        <w:spacing w:line="360" w:lineRule="auto"/>
        <w:rPr>
          <w:rFonts w:ascii="Times New Roman" w:eastAsia="Times New Roman" w:hAnsi="Times New Roman" w:cs="Times New Roman"/>
          <w:sz w:val="28"/>
          <w:szCs w:val="28"/>
        </w:rPr>
      </w:pPr>
      <w:r w:rsidRPr="00F00C8D">
        <w:rPr>
          <w:rFonts w:ascii="Times New Roman" w:hAnsi="Times New Roman" w:cs="Times New Roman"/>
          <w:noProof/>
        </w:rPr>
        <w:drawing>
          <wp:inline distT="0" distB="0" distL="0" distR="0" wp14:anchorId="6D9D3D57" wp14:editId="327E69FF">
            <wp:extent cx="2038350" cy="4572000"/>
            <wp:effectExtent l="0" t="0" r="0" b="0"/>
            <wp:docPr id="2009459136" name="Picture 200945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38350" cy="4572000"/>
                    </a:xfrm>
                    <a:prstGeom prst="rect">
                      <a:avLst/>
                    </a:prstGeom>
                  </pic:spPr>
                </pic:pic>
              </a:graphicData>
            </a:graphic>
          </wp:inline>
        </w:drawing>
      </w:r>
      <w:r w:rsidRPr="00F00C8D">
        <w:rPr>
          <w:rFonts w:ascii="Times New Roman" w:hAnsi="Times New Roman" w:cs="Times New Roman"/>
        </w:rPr>
        <w:t xml:space="preserve">                         </w:t>
      </w:r>
      <w:r w:rsidRPr="00F00C8D">
        <w:rPr>
          <w:rFonts w:ascii="Times New Roman" w:hAnsi="Times New Roman" w:cs="Times New Roman"/>
          <w:noProof/>
        </w:rPr>
        <w:drawing>
          <wp:inline distT="0" distB="0" distL="0" distR="0" wp14:anchorId="0D828983" wp14:editId="61FE2EF1">
            <wp:extent cx="2232468" cy="4557476"/>
            <wp:effectExtent l="0" t="0" r="0" b="0"/>
            <wp:docPr id="639745344" name="Picture 63974534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32468" cy="4557476"/>
                    </a:xfrm>
                    <a:prstGeom prst="rect">
                      <a:avLst/>
                    </a:prstGeom>
                  </pic:spPr>
                </pic:pic>
              </a:graphicData>
            </a:graphic>
          </wp:inline>
        </w:drawing>
      </w:r>
    </w:p>
    <w:p w14:paraId="01E77FBF" w14:textId="5A7D49B1" w:rsidR="0A7D4138" w:rsidRPr="00F00C8D" w:rsidRDefault="4E9C01C3" w:rsidP="0007788F">
      <w:pPr>
        <w:spacing w:line="360" w:lineRule="auto"/>
        <w:rPr>
          <w:rFonts w:ascii="Times New Roman" w:eastAsiaTheme="minorEastAsia" w:hAnsi="Times New Roman" w:cs="Times New Roman"/>
        </w:rPr>
      </w:pPr>
      <w:r w:rsidRPr="00F00C8D">
        <w:rPr>
          <w:rFonts w:ascii="Times New Roman" w:eastAsiaTheme="minorEastAsia" w:hAnsi="Times New Roman" w:cs="Times New Roman"/>
        </w:rPr>
        <w:t xml:space="preserve">Over er det to bilder som representerer det viktigste i back-end filstrukturen. Bildet til venstre viser overordnet hvordan man navigerer seg frem til hovedkoden som man kan bruke til å bruke de forskjellige funksjonene som vi har laget. I bildet til venstre ser man hvordan man navigerer seg til funksjonstestene. “Pil ned” betyr at jeg allerede har trykket på mappen, slik at dere ser hva dere skal trykke på for å navigere dere til koden eller testene. I mappen “varsel” som du ser på com/varsel, ligger det 5 ulike mapper som hver inneholder kode knyttet til hva de gjør/handler om. I “App.java” har vi laget eksempler på hvordan man får </w:t>
      </w:r>
      <w:r w:rsidRPr="00F00C8D">
        <w:rPr>
          <w:rFonts w:ascii="Times New Roman" w:eastAsiaTheme="minorEastAsia" w:hAnsi="Times New Roman" w:cs="Times New Roman"/>
        </w:rPr>
        <w:lastRenderedPageBreak/>
        <w:t xml:space="preserve">kjørt de viktigste programmene i mappene. I alle programmene, med unntak av App.java så er kommentarene skrevet på engelsk, slik at det er tilgjengelig for de aller fleste. </w:t>
      </w:r>
    </w:p>
    <w:p w14:paraId="09C964EE" w14:textId="0FE878A7" w:rsidR="0A7D4138" w:rsidRPr="00F00C8D" w:rsidRDefault="4E9C01C3" w:rsidP="0007788F">
      <w:pPr>
        <w:spacing w:line="360" w:lineRule="auto"/>
        <w:rPr>
          <w:rFonts w:ascii="Times New Roman" w:eastAsia="Times New Roman" w:hAnsi="Times New Roman" w:cs="Times New Roman"/>
          <w:b/>
          <w:bCs/>
          <w:sz w:val="28"/>
          <w:szCs w:val="28"/>
        </w:rPr>
      </w:pPr>
      <w:r w:rsidRPr="00F00C8D">
        <w:rPr>
          <w:rFonts w:ascii="Times New Roman" w:eastAsia="Times New Roman" w:hAnsi="Times New Roman" w:cs="Times New Roman"/>
          <w:b/>
          <w:bCs/>
          <w:sz w:val="28"/>
          <w:szCs w:val="28"/>
        </w:rPr>
        <w:t>Kjøring og testing av back-end</w:t>
      </w:r>
    </w:p>
    <w:p w14:paraId="40F2CE90" w14:textId="31D2536E" w:rsidR="0A7D4138" w:rsidRPr="00F00C8D" w:rsidRDefault="4E9C01C3" w:rsidP="0007788F">
      <w:pPr>
        <w:spacing w:line="360" w:lineRule="auto"/>
        <w:rPr>
          <w:rFonts w:ascii="Times New Roman" w:eastAsiaTheme="minorEastAsia" w:hAnsi="Times New Roman" w:cs="Times New Roman"/>
          <w:b/>
          <w:bCs/>
        </w:rPr>
      </w:pPr>
      <w:r w:rsidRPr="00F00C8D">
        <w:rPr>
          <w:rFonts w:ascii="Times New Roman" w:eastAsiaTheme="minorEastAsia" w:hAnsi="Times New Roman" w:cs="Times New Roman"/>
        </w:rPr>
        <w:t>Under utviklingen, kjøring og testing av javakoden har vi hovedsakelig brukt programmet “Visual Studio Code”. For å bygge eller bruke koden som ligger i denne mappestrukturen så er den aller viktigste filen “</w:t>
      </w:r>
      <w:r w:rsidRPr="00F00C8D">
        <w:rPr>
          <w:rFonts w:ascii="Times New Roman" w:eastAsiaTheme="minorEastAsia" w:hAnsi="Times New Roman" w:cs="Times New Roman"/>
          <w:b/>
          <w:bCs/>
        </w:rPr>
        <w:t>pom.xml</w:t>
      </w:r>
      <w:r w:rsidRPr="00F00C8D">
        <w:rPr>
          <w:rFonts w:ascii="Times New Roman" w:eastAsiaTheme="minorEastAsia" w:hAnsi="Times New Roman" w:cs="Times New Roman"/>
        </w:rPr>
        <w:t xml:space="preserve">“. Hvis dere ser på bildet over så er den markert med en rød ballong. I denne filen ligger det kode som prosjektet trenger for å kunne kjøre programmene, uten denne filen vil funksjonene og testene ikke fungere. Mappestrukturen er laget med et verktøy som heter “Maven”. </w:t>
      </w:r>
    </w:p>
    <w:p w14:paraId="08E45107" w14:textId="52DAAAFC" w:rsidR="4E9C01C3" w:rsidRPr="00F00C8D" w:rsidRDefault="1537E9F5" w:rsidP="0007788F">
      <w:pPr>
        <w:spacing w:line="360" w:lineRule="auto"/>
        <w:rPr>
          <w:rFonts w:ascii="Times New Roman" w:hAnsi="Times New Roman" w:cs="Times New Roman"/>
        </w:rPr>
      </w:pPr>
      <w:r w:rsidRPr="00F00C8D">
        <w:rPr>
          <w:rFonts w:ascii="Times New Roman" w:hAnsi="Times New Roman" w:cs="Times New Roman"/>
        </w:rPr>
        <w:t>For alle programmene i de fem mappene, har det blitt laget tester som undersøker at de viktigste delene av funksjonene fungerer som de skal. På mappestrukturbildet til høyre kan man se hvordan man navigerer seg frem til testene. Hver test har samme navn som hvilket program de tester. For</w:t>
      </w:r>
      <w:ins w:id="69" w:author="Microsoft Word" w:date="2024-11-21T13:44:00Z">
        <w:r w:rsidRPr="00F00C8D">
          <w:rPr>
            <w:rFonts w:ascii="Times New Roman" w:hAnsi="Times New Roman" w:cs="Times New Roman"/>
          </w:rPr>
          <w:t xml:space="preserve"> </w:t>
        </w:r>
      </w:ins>
      <w:r w:rsidRPr="00F00C8D">
        <w:rPr>
          <w:rFonts w:ascii="Times New Roman" w:hAnsi="Times New Roman" w:cs="Times New Roman"/>
        </w:rPr>
        <w:t xml:space="preserve">å bruke testene for å se om programmene kjører som de skal, så trykker du deg inn på det programmet du ønsker å teste. </w:t>
      </w:r>
    </w:p>
    <w:p w14:paraId="05013EC0" w14:textId="15732AB2" w:rsidR="4E9C01C3" w:rsidRPr="00F00C8D" w:rsidRDefault="1537E9F5" w:rsidP="0007788F">
      <w:pPr>
        <w:spacing w:line="360" w:lineRule="auto"/>
        <w:rPr>
          <w:rFonts w:ascii="Times New Roman" w:hAnsi="Times New Roman" w:cs="Times New Roman"/>
        </w:rPr>
      </w:pPr>
      <w:r w:rsidRPr="00F00C8D">
        <w:rPr>
          <w:rFonts w:ascii="Times New Roman" w:hAnsi="Times New Roman" w:cs="Times New Roman"/>
        </w:rPr>
        <w:t>Merk at testprogrammene alltid slutter på “Tests”.  Testene skiller seg fra hverandre med “@Test”, og under dette står det “@</w:t>
      </w:r>
      <w:proofErr w:type="spellStart"/>
      <w:r w:rsidRPr="00F00C8D">
        <w:rPr>
          <w:rFonts w:ascii="Times New Roman" w:hAnsi="Times New Roman" w:cs="Times New Roman"/>
        </w:rPr>
        <w:t>DisplayName</w:t>
      </w:r>
      <w:proofErr w:type="spellEnd"/>
      <w:r w:rsidRPr="00F00C8D">
        <w:rPr>
          <w:rFonts w:ascii="Times New Roman" w:hAnsi="Times New Roman" w:cs="Times New Roman"/>
        </w:rPr>
        <w:t>”, hvor man ser hva de forskjellige testene tester. For å prøve å kjøre testene trykker du eksempelvis på et av programnavnene “</w:t>
      </w:r>
      <w:proofErr w:type="spellStart"/>
      <w:r w:rsidRPr="00F00C8D">
        <w:rPr>
          <w:rFonts w:ascii="Times New Roman" w:hAnsi="Times New Roman" w:cs="Times New Roman"/>
        </w:rPr>
        <w:t>GetElectricityPriceTests</w:t>
      </w:r>
      <w:proofErr w:type="spellEnd"/>
      <w:r w:rsidRPr="00F00C8D">
        <w:rPr>
          <w:rFonts w:ascii="Times New Roman" w:hAnsi="Times New Roman" w:cs="Times New Roman"/>
        </w:rPr>
        <w:t xml:space="preserve">”, så ser du nederst på siden hvor det er et oppgavevindu. Trykk på “Test </w:t>
      </w:r>
      <w:proofErr w:type="spellStart"/>
      <w:r w:rsidRPr="00F00C8D">
        <w:rPr>
          <w:rFonts w:ascii="Times New Roman" w:hAnsi="Times New Roman" w:cs="Times New Roman"/>
        </w:rPr>
        <w:t>Results</w:t>
      </w:r>
      <w:proofErr w:type="spellEnd"/>
      <w:r w:rsidRPr="00F00C8D">
        <w:rPr>
          <w:rFonts w:ascii="Times New Roman" w:hAnsi="Times New Roman" w:cs="Times New Roman"/>
        </w:rPr>
        <w:t xml:space="preserve">”, videre ser du på oppgavelinjen helt til venstre i Visual Studio Code at det står de forskjellige navnene på filene med tester i, trykk på ønsket program du vil teste og trykk på “Run tests”. På høyre siden av vinduet vil du se “Test runner for Java”, hvor man ser at testene blir utført. Hvis alt lyser grønt så fungerer testene som de skal. Hvis noen av de lyser rødt vil det si at en av testene ikke har fungert. Da kan man trykke på navnet som er rødt for å finne ut hvor feilen ligger. Under er et bilde som viser hva man skal trykke på. </w:t>
      </w:r>
    </w:p>
    <w:p w14:paraId="41035617" w14:textId="308E12D6" w:rsidR="1537E9F5" w:rsidRPr="00F00C8D" w:rsidRDefault="1537E9F5" w:rsidP="0007788F">
      <w:pPr>
        <w:spacing w:line="360" w:lineRule="auto"/>
        <w:rPr>
          <w:rFonts w:ascii="Times New Roman" w:hAnsi="Times New Roman" w:cs="Times New Roman"/>
        </w:rPr>
      </w:pPr>
      <w:r w:rsidRPr="00F00C8D">
        <w:rPr>
          <w:rFonts w:ascii="Times New Roman" w:hAnsi="Times New Roman" w:cs="Times New Roman"/>
          <w:noProof/>
        </w:rPr>
        <w:lastRenderedPageBreak/>
        <w:drawing>
          <wp:inline distT="0" distB="0" distL="0" distR="0" wp14:anchorId="26E487DB" wp14:editId="6F6883E7">
            <wp:extent cx="5733652" cy="3141564"/>
            <wp:effectExtent l="0" t="0" r="0" b="0"/>
            <wp:docPr id="129232075" name="Bilde 12923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652" cy="3141564"/>
                    </a:xfrm>
                    <a:prstGeom prst="rect">
                      <a:avLst/>
                    </a:prstGeom>
                  </pic:spPr>
                </pic:pic>
              </a:graphicData>
            </a:graphic>
          </wp:inline>
        </w:drawing>
      </w:r>
    </w:p>
    <w:p w14:paraId="1F2ED90B" w14:textId="0424868E" w:rsidR="00685635" w:rsidRPr="00F00C8D" w:rsidRDefault="5CA555FF" w:rsidP="0007788F">
      <w:pPr>
        <w:pStyle w:val="Overskrift3"/>
        <w:spacing w:line="360" w:lineRule="auto"/>
        <w:rPr>
          <w:rFonts w:ascii="Times New Roman" w:hAnsi="Times New Roman" w:cs="Times New Roman"/>
          <w:b/>
          <w:bCs/>
          <w:color w:val="auto"/>
        </w:rPr>
      </w:pPr>
      <w:bookmarkStart w:id="70" w:name="_Toc182951110"/>
      <w:bookmarkStart w:id="71" w:name="_Toc183172728"/>
      <w:proofErr w:type="spellStart"/>
      <w:r w:rsidRPr="00F00C8D">
        <w:rPr>
          <w:rFonts w:ascii="Times New Roman" w:hAnsi="Times New Roman" w:cs="Times New Roman"/>
          <w:b/>
          <w:bCs/>
          <w:color w:val="auto"/>
        </w:rPr>
        <w:t>ElectricityPrices</w:t>
      </w:r>
      <w:bookmarkEnd w:id="70"/>
      <w:bookmarkEnd w:id="71"/>
      <w:proofErr w:type="spellEnd"/>
    </w:p>
    <w:p w14:paraId="5D841FF0" w14:textId="0CEF09EC" w:rsidR="15F82BC1" w:rsidRPr="00F00C8D" w:rsidRDefault="15F82BC1" w:rsidP="0007788F">
      <w:pPr>
        <w:spacing w:line="360" w:lineRule="auto"/>
        <w:rPr>
          <w:rFonts w:ascii="Times New Roman" w:hAnsi="Times New Roman" w:cs="Times New Roman"/>
        </w:rPr>
      </w:pPr>
      <w:r w:rsidRPr="00F00C8D">
        <w:rPr>
          <w:rFonts w:ascii="Times New Roman" w:hAnsi="Times New Roman" w:cs="Times New Roman"/>
        </w:rPr>
        <w:t>I mappen “</w:t>
      </w:r>
      <w:proofErr w:type="spellStart"/>
      <w:r w:rsidRPr="00F00C8D">
        <w:rPr>
          <w:rFonts w:ascii="Times New Roman" w:hAnsi="Times New Roman" w:cs="Times New Roman"/>
        </w:rPr>
        <w:t>ElectricityPrices</w:t>
      </w:r>
      <w:proofErr w:type="spellEnd"/>
      <w:r w:rsidRPr="00F00C8D">
        <w:rPr>
          <w:rFonts w:ascii="Times New Roman" w:hAnsi="Times New Roman" w:cs="Times New Roman"/>
        </w:rPr>
        <w:t>” ligger all funksjonalitet knyttet til strømpriser. Den inneholder kode som henter, prosesserer og analyserer strømprisdata. Den bygger også en URL som brukes til å hente strømpriser fra et API.</w:t>
      </w:r>
      <w:r w:rsidR="4945B38B" w:rsidRPr="00F00C8D">
        <w:rPr>
          <w:rFonts w:ascii="Times New Roman" w:hAnsi="Times New Roman" w:cs="Times New Roman"/>
        </w:rPr>
        <w:t xml:space="preserve"> I selve koden i hvert av programmene ligger det kommentarer som forklarer hva de forskjellige programmene gjør, samt hvordan man </w:t>
      </w:r>
      <w:r w:rsidR="0DBC3416" w:rsidRPr="00F00C8D">
        <w:rPr>
          <w:rFonts w:ascii="Times New Roman" w:hAnsi="Times New Roman" w:cs="Times New Roman"/>
        </w:rPr>
        <w:t xml:space="preserve">kjører dem. I </w:t>
      </w:r>
      <w:proofErr w:type="spellStart"/>
      <w:r w:rsidR="0DBC3416" w:rsidRPr="00F00C8D">
        <w:rPr>
          <w:rFonts w:ascii="Times New Roman" w:hAnsi="Times New Roman" w:cs="Times New Roman"/>
        </w:rPr>
        <w:t>App.Java</w:t>
      </w:r>
      <w:proofErr w:type="spellEnd"/>
      <w:r w:rsidR="0DBC3416" w:rsidRPr="00F00C8D">
        <w:rPr>
          <w:rFonts w:ascii="Times New Roman" w:hAnsi="Times New Roman" w:cs="Times New Roman"/>
        </w:rPr>
        <w:t xml:space="preserve"> kan dere teste de ulike funksjonene med et tekstbasert grensesnitt. </w:t>
      </w:r>
    </w:p>
    <w:p w14:paraId="71118239" w14:textId="7C89F9BD" w:rsidR="3B1EB2D9" w:rsidRPr="00F00C8D" w:rsidRDefault="6567EF14" w:rsidP="0007788F">
      <w:pPr>
        <w:pStyle w:val="Listeavsnitt"/>
        <w:numPr>
          <w:ilvl w:val="0"/>
          <w:numId w:val="23"/>
        </w:numPr>
        <w:spacing w:line="360" w:lineRule="auto"/>
        <w:rPr>
          <w:rFonts w:ascii="Times New Roman" w:hAnsi="Times New Roman" w:cs="Times New Roman"/>
        </w:rPr>
      </w:pPr>
      <w:proofErr w:type="spellStart"/>
      <w:r w:rsidRPr="00F00C8D">
        <w:rPr>
          <w:rFonts w:ascii="Times New Roman" w:hAnsi="Times New Roman" w:cs="Times New Roman"/>
        </w:rPr>
        <w:t>ElectricityPriceCalculator</w:t>
      </w:r>
      <w:proofErr w:type="spellEnd"/>
      <w:r w:rsidRPr="00F00C8D">
        <w:rPr>
          <w:rFonts w:ascii="Times New Roman" w:hAnsi="Times New Roman" w:cs="Times New Roman"/>
        </w:rPr>
        <w:t xml:space="preserve"> analyserer strømprisdata og inneholder funksjoner </w:t>
      </w:r>
      <w:r w:rsidR="44D97A98" w:rsidRPr="00F00C8D">
        <w:rPr>
          <w:rFonts w:ascii="Times New Roman" w:hAnsi="Times New Roman" w:cs="Times New Roman"/>
        </w:rPr>
        <w:t xml:space="preserve">som kan brukes for å beregne </w:t>
      </w:r>
      <w:r w:rsidR="51E049F0" w:rsidRPr="00F00C8D">
        <w:rPr>
          <w:rFonts w:ascii="Times New Roman" w:hAnsi="Times New Roman" w:cs="Times New Roman"/>
        </w:rPr>
        <w:t xml:space="preserve">gjennomsnittsstrømprisen for </w:t>
      </w:r>
      <w:r w:rsidR="7A35DB68" w:rsidRPr="00F00C8D">
        <w:rPr>
          <w:rFonts w:ascii="Times New Roman" w:hAnsi="Times New Roman" w:cs="Times New Roman"/>
        </w:rPr>
        <w:t>et døgn, beregne laveste</w:t>
      </w:r>
      <w:r w:rsidR="7EA7950F" w:rsidRPr="00F00C8D">
        <w:rPr>
          <w:rFonts w:ascii="Times New Roman" w:hAnsi="Times New Roman" w:cs="Times New Roman"/>
        </w:rPr>
        <w:t xml:space="preserve"> strømpris, samt </w:t>
      </w:r>
      <w:r w:rsidR="328056A8" w:rsidRPr="00F00C8D">
        <w:rPr>
          <w:rFonts w:ascii="Times New Roman" w:hAnsi="Times New Roman" w:cs="Times New Roman"/>
        </w:rPr>
        <w:t>høyeste strømpris</w:t>
      </w:r>
      <w:r w:rsidR="24C7C96B" w:rsidRPr="00F00C8D">
        <w:rPr>
          <w:rFonts w:ascii="Times New Roman" w:hAnsi="Times New Roman" w:cs="Times New Roman"/>
        </w:rPr>
        <w:t xml:space="preserve">. </w:t>
      </w:r>
    </w:p>
    <w:p w14:paraId="0655A116" w14:textId="18EAE200" w:rsidR="1F4699AB" w:rsidRPr="00F00C8D" w:rsidRDefault="56B2821E" w:rsidP="0007788F">
      <w:pPr>
        <w:pStyle w:val="Listeavsnitt"/>
        <w:numPr>
          <w:ilvl w:val="0"/>
          <w:numId w:val="23"/>
        </w:numPr>
        <w:spacing w:line="360" w:lineRule="auto"/>
        <w:rPr>
          <w:rFonts w:ascii="Times New Roman" w:hAnsi="Times New Roman" w:cs="Times New Roman"/>
        </w:rPr>
      </w:pPr>
      <w:proofErr w:type="spellStart"/>
      <w:r w:rsidRPr="00F00C8D">
        <w:rPr>
          <w:rFonts w:ascii="Times New Roman" w:hAnsi="Times New Roman" w:cs="Times New Roman"/>
        </w:rPr>
        <w:t>ElectricityPriceData</w:t>
      </w:r>
      <w:proofErr w:type="spellEnd"/>
      <w:r w:rsidRPr="00F00C8D">
        <w:rPr>
          <w:rFonts w:ascii="Times New Roman" w:hAnsi="Times New Roman" w:cs="Times New Roman"/>
        </w:rPr>
        <w:t xml:space="preserve"> </w:t>
      </w:r>
      <w:r w:rsidR="7223B5A4" w:rsidRPr="00F00C8D">
        <w:rPr>
          <w:rFonts w:ascii="Times New Roman" w:hAnsi="Times New Roman" w:cs="Times New Roman"/>
        </w:rPr>
        <w:t xml:space="preserve">kan </w:t>
      </w:r>
      <w:r w:rsidR="05223EB6" w:rsidRPr="00F00C8D">
        <w:rPr>
          <w:rFonts w:ascii="Times New Roman" w:hAnsi="Times New Roman" w:cs="Times New Roman"/>
        </w:rPr>
        <w:t xml:space="preserve">brukes for å hente </w:t>
      </w:r>
      <w:r w:rsidR="31D28F2B" w:rsidRPr="00F00C8D">
        <w:rPr>
          <w:rFonts w:ascii="Times New Roman" w:hAnsi="Times New Roman" w:cs="Times New Roman"/>
        </w:rPr>
        <w:t xml:space="preserve">spesifikke </w:t>
      </w:r>
      <w:r w:rsidR="6F82C7F2" w:rsidRPr="00F00C8D">
        <w:rPr>
          <w:rFonts w:ascii="Times New Roman" w:hAnsi="Times New Roman" w:cs="Times New Roman"/>
        </w:rPr>
        <w:t>strømpriser</w:t>
      </w:r>
      <w:r w:rsidR="3DEDE6EA" w:rsidRPr="00F00C8D">
        <w:rPr>
          <w:rFonts w:ascii="Times New Roman" w:hAnsi="Times New Roman" w:cs="Times New Roman"/>
        </w:rPr>
        <w:t xml:space="preserve"> fra strømprisdata som </w:t>
      </w:r>
      <w:r w:rsidR="721F23E8" w:rsidRPr="00F00C8D">
        <w:rPr>
          <w:rFonts w:ascii="Times New Roman" w:hAnsi="Times New Roman" w:cs="Times New Roman"/>
        </w:rPr>
        <w:t xml:space="preserve">har blitt hentet. </w:t>
      </w:r>
    </w:p>
    <w:p w14:paraId="637B19F8" w14:textId="0C17F4A0" w:rsidR="721F23E8" w:rsidRPr="00F00C8D" w:rsidRDefault="721F23E8" w:rsidP="0007788F">
      <w:pPr>
        <w:pStyle w:val="Listeavsnitt"/>
        <w:numPr>
          <w:ilvl w:val="0"/>
          <w:numId w:val="23"/>
        </w:numPr>
        <w:spacing w:line="360" w:lineRule="auto"/>
        <w:rPr>
          <w:rFonts w:ascii="Times New Roman" w:hAnsi="Times New Roman" w:cs="Times New Roman"/>
        </w:rPr>
      </w:pPr>
      <w:proofErr w:type="spellStart"/>
      <w:r w:rsidRPr="00F00C8D">
        <w:rPr>
          <w:rFonts w:ascii="Times New Roman" w:hAnsi="Times New Roman" w:cs="Times New Roman"/>
        </w:rPr>
        <w:t>ElectricityPriceParser</w:t>
      </w:r>
      <w:proofErr w:type="spellEnd"/>
      <w:r w:rsidRPr="00F00C8D">
        <w:rPr>
          <w:rFonts w:ascii="Times New Roman" w:hAnsi="Times New Roman" w:cs="Times New Roman"/>
        </w:rPr>
        <w:t xml:space="preserve"> tolker data fra </w:t>
      </w:r>
      <w:proofErr w:type="spellStart"/>
      <w:r w:rsidRPr="00F00C8D">
        <w:rPr>
          <w:rFonts w:ascii="Times New Roman" w:hAnsi="Times New Roman" w:cs="Times New Roman"/>
        </w:rPr>
        <w:t>API’et</w:t>
      </w:r>
      <w:proofErr w:type="spellEnd"/>
      <w:r w:rsidRPr="00F00C8D">
        <w:rPr>
          <w:rFonts w:ascii="Times New Roman" w:hAnsi="Times New Roman" w:cs="Times New Roman"/>
        </w:rPr>
        <w:t xml:space="preserve"> (Nettsiden vi henter strømpriser fra), og konverterer det til en </w:t>
      </w:r>
      <w:r w:rsidR="436B3C5A" w:rsidRPr="00F00C8D">
        <w:rPr>
          <w:rFonts w:ascii="Times New Roman" w:hAnsi="Times New Roman" w:cs="Times New Roman"/>
        </w:rPr>
        <w:t xml:space="preserve">liste som kan leses av systemet i riktig format. </w:t>
      </w:r>
    </w:p>
    <w:p w14:paraId="24698011" w14:textId="52F17B45" w:rsidR="02595ADC" w:rsidRPr="00F00C8D" w:rsidRDefault="74C58583" w:rsidP="0007788F">
      <w:pPr>
        <w:pStyle w:val="Listeavsnitt"/>
        <w:numPr>
          <w:ilvl w:val="0"/>
          <w:numId w:val="23"/>
        </w:numPr>
        <w:spacing w:line="360" w:lineRule="auto"/>
        <w:rPr>
          <w:rFonts w:ascii="Times New Roman" w:hAnsi="Times New Roman" w:cs="Times New Roman"/>
        </w:rPr>
      </w:pPr>
      <w:proofErr w:type="spellStart"/>
      <w:r w:rsidRPr="00F00C8D">
        <w:rPr>
          <w:rFonts w:ascii="Times New Roman" w:hAnsi="Times New Roman" w:cs="Times New Roman"/>
        </w:rPr>
        <w:t>ElectricityPriceUrlBuilder</w:t>
      </w:r>
      <w:proofErr w:type="spellEnd"/>
      <w:r w:rsidRPr="00F00C8D">
        <w:rPr>
          <w:rFonts w:ascii="Times New Roman" w:hAnsi="Times New Roman" w:cs="Times New Roman"/>
        </w:rPr>
        <w:t xml:space="preserve"> </w:t>
      </w:r>
      <w:r w:rsidR="1D345678" w:rsidRPr="00F00C8D">
        <w:rPr>
          <w:rFonts w:ascii="Times New Roman" w:hAnsi="Times New Roman" w:cs="Times New Roman"/>
        </w:rPr>
        <w:t>bygger en</w:t>
      </w:r>
      <w:r w:rsidR="016D6C28" w:rsidRPr="00F00C8D">
        <w:rPr>
          <w:rFonts w:ascii="Times New Roman" w:hAnsi="Times New Roman" w:cs="Times New Roman"/>
        </w:rPr>
        <w:t xml:space="preserve"> URL som brukes for </w:t>
      </w:r>
      <w:r w:rsidR="7C9A8809" w:rsidRPr="00F00C8D">
        <w:rPr>
          <w:rFonts w:ascii="Times New Roman" w:hAnsi="Times New Roman" w:cs="Times New Roman"/>
        </w:rPr>
        <w:t>å</w:t>
      </w:r>
      <w:r w:rsidR="133D2164" w:rsidRPr="00F00C8D">
        <w:rPr>
          <w:rFonts w:ascii="Times New Roman" w:hAnsi="Times New Roman" w:cs="Times New Roman"/>
        </w:rPr>
        <w:t xml:space="preserve"> hente strømpriser fra </w:t>
      </w:r>
      <w:r w:rsidR="244D1D69" w:rsidRPr="00F00C8D">
        <w:rPr>
          <w:rFonts w:ascii="Times New Roman" w:hAnsi="Times New Roman" w:cs="Times New Roman"/>
        </w:rPr>
        <w:t>API-et.</w:t>
      </w:r>
    </w:p>
    <w:p w14:paraId="130633FA" w14:textId="48A7652A" w:rsidR="720F5B5C" w:rsidRPr="00F00C8D" w:rsidRDefault="70C57314" w:rsidP="0007788F">
      <w:pPr>
        <w:pStyle w:val="Listeavsnitt"/>
        <w:numPr>
          <w:ilvl w:val="0"/>
          <w:numId w:val="23"/>
        </w:numPr>
        <w:spacing w:line="360" w:lineRule="auto"/>
        <w:rPr>
          <w:rFonts w:ascii="Times New Roman" w:hAnsi="Times New Roman" w:cs="Times New Roman"/>
        </w:rPr>
      </w:pPr>
      <w:proofErr w:type="spellStart"/>
      <w:r w:rsidRPr="00F00C8D">
        <w:rPr>
          <w:rFonts w:ascii="Times New Roman" w:hAnsi="Times New Roman" w:cs="Times New Roman"/>
        </w:rPr>
        <w:t>GetElectricityPrices</w:t>
      </w:r>
      <w:proofErr w:type="spellEnd"/>
      <w:r w:rsidRPr="00F00C8D">
        <w:rPr>
          <w:rFonts w:ascii="Times New Roman" w:hAnsi="Times New Roman" w:cs="Times New Roman"/>
        </w:rPr>
        <w:t xml:space="preserve"> er </w:t>
      </w:r>
      <w:r w:rsidR="5428DAEA" w:rsidRPr="00F00C8D">
        <w:rPr>
          <w:rFonts w:ascii="Times New Roman" w:hAnsi="Times New Roman" w:cs="Times New Roman"/>
        </w:rPr>
        <w:t>programmet</w:t>
      </w:r>
      <w:r w:rsidRPr="00F00C8D">
        <w:rPr>
          <w:rFonts w:ascii="Times New Roman" w:hAnsi="Times New Roman" w:cs="Times New Roman"/>
        </w:rPr>
        <w:t xml:space="preserve"> som bruker </w:t>
      </w:r>
      <w:r w:rsidR="5643678D" w:rsidRPr="00F00C8D">
        <w:rPr>
          <w:rFonts w:ascii="Times New Roman" w:hAnsi="Times New Roman" w:cs="Times New Roman"/>
        </w:rPr>
        <w:t xml:space="preserve">programmene nevnt ovenfor </w:t>
      </w:r>
      <w:r w:rsidR="2C34E983" w:rsidRPr="00F00C8D">
        <w:rPr>
          <w:rFonts w:ascii="Times New Roman" w:hAnsi="Times New Roman" w:cs="Times New Roman"/>
        </w:rPr>
        <w:t xml:space="preserve">sammen for å </w:t>
      </w:r>
      <w:r w:rsidR="4AEC4A30" w:rsidRPr="00F00C8D">
        <w:rPr>
          <w:rFonts w:ascii="Times New Roman" w:hAnsi="Times New Roman" w:cs="Times New Roman"/>
        </w:rPr>
        <w:t xml:space="preserve">faktisk hente </w:t>
      </w:r>
      <w:r w:rsidR="720F5B5C" w:rsidRPr="00F00C8D">
        <w:rPr>
          <w:rFonts w:ascii="Times New Roman" w:hAnsi="Times New Roman" w:cs="Times New Roman"/>
        </w:rPr>
        <w:t>strømprisene.</w:t>
      </w:r>
    </w:p>
    <w:p w14:paraId="00AD3EEA" w14:textId="1BB20C2E" w:rsidR="72B3C317" w:rsidRPr="00F00C8D" w:rsidRDefault="1537E9F5" w:rsidP="0007788F">
      <w:pPr>
        <w:spacing w:line="360" w:lineRule="auto"/>
        <w:rPr>
          <w:rFonts w:ascii="Times New Roman" w:hAnsi="Times New Roman" w:cs="Times New Roman"/>
        </w:rPr>
      </w:pPr>
      <w:r w:rsidRPr="00F00C8D">
        <w:rPr>
          <w:rFonts w:ascii="Times New Roman" w:hAnsi="Times New Roman" w:cs="Times New Roman"/>
        </w:rPr>
        <w:t xml:space="preserve">Når </w:t>
      </w:r>
      <w:proofErr w:type="spellStart"/>
      <w:r w:rsidRPr="00F00C8D">
        <w:rPr>
          <w:rFonts w:ascii="Times New Roman" w:hAnsi="Times New Roman" w:cs="Times New Roman"/>
        </w:rPr>
        <w:t>GetElectricityPrices</w:t>
      </w:r>
      <w:proofErr w:type="spellEnd"/>
      <w:r w:rsidRPr="00F00C8D">
        <w:rPr>
          <w:rFonts w:ascii="Times New Roman" w:hAnsi="Times New Roman" w:cs="Times New Roman"/>
        </w:rPr>
        <w:t xml:space="preserve"> kjører så kommer det opp meldinger i terminalvinduet, nederst i Visual Studio Code som forteller om strømprisene har blitt hentet og hvilken nettside de er </w:t>
      </w:r>
      <w:r w:rsidRPr="00F00C8D">
        <w:rPr>
          <w:rFonts w:ascii="Times New Roman" w:hAnsi="Times New Roman" w:cs="Times New Roman"/>
        </w:rPr>
        <w:lastRenderedPageBreak/>
        <w:t xml:space="preserve">hentet fra. Dersom det oppstår noe feil med henting av strømpriser, vil det dukke opp en melding som enkelt kan fortelle dere i hvilken av programmene det har skjedd en feil. </w:t>
      </w:r>
    </w:p>
    <w:p w14:paraId="704B058B" w14:textId="3FB38983" w:rsidR="1537E9F5" w:rsidRPr="00F00C8D" w:rsidRDefault="1537E9F5" w:rsidP="0007788F">
      <w:pPr>
        <w:spacing w:line="360" w:lineRule="auto"/>
        <w:rPr>
          <w:rFonts w:ascii="Times New Roman" w:eastAsia="Times New Roman" w:hAnsi="Times New Roman" w:cs="Times New Roman"/>
          <w:b/>
          <w:bCs/>
          <w:sz w:val="28"/>
          <w:szCs w:val="28"/>
        </w:rPr>
      </w:pPr>
      <w:proofErr w:type="spellStart"/>
      <w:r w:rsidRPr="00F00C8D">
        <w:rPr>
          <w:rFonts w:ascii="Times New Roman" w:eastAsia="Times New Roman" w:hAnsi="Times New Roman" w:cs="Times New Roman"/>
          <w:b/>
          <w:bCs/>
          <w:sz w:val="28"/>
          <w:szCs w:val="28"/>
        </w:rPr>
        <w:t>Utility</w:t>
      </w:r>
      <w:proofErr w:type="spellEnd"/>
    </w:p>
    <w:p w14:paraId="7BFB42B4" w14:textId="07779D04" w:rsidR="1537E9F5" w:rsidRPr="00F00C8D" w:rsidRDefault="1537E9F5" w:rsidP="0007788F">
      <w:pPr>
        <w:spacing w:line="360" w:lineRule="auto"/>
        <w:rPr>
          <w:rFonts w:ascii="Times New Roman" w:eastAsiaTheme="minorEastAsia" w:hAnsi="Times New Roman" w:cs="Times New Roman"/>
        </w:rPr>
      </w:pPr>
      <w:r w:rsidRPr="00F00C8D">
        <w:rPr>
          <w:rFonts w:ascii="Times New Roman" w:eastAsiaTheme="minorEastAsia" w:hAnsi="Times New Roman" w:cs="Times New Roman"/>
        </w:rPr>
        <w:t xml:space="preserve">Denne mappen inneholder verktøy for HTTP-forespørsler som blir brukt i prosjektet vårt for å hente strømpriser fra API-et. </w:t>
      </w:r>
    </w:p>
    <w:p w14:paraId="0CA60743" w14:textId="1BA73976" w:rsidR="1537E9F5" w:rsidRPr="00F00C8D" w:rsidRDefault="1537E9F5" w:rsidP="0007788F">
      <w:pPr>
        <w:pStyle w:val="Listeavsnitt"/>
        <w:numPr>
          <w:ilvl w:val="0"/>
          <w:numId w:val="2"/>
        </w:numPr>
        <w:spacing w:line="360" w:lineRule="auto"/>
        <w:rPr>
          <w:rFonts w:ascii="Times New Roman" w:eastAsiaTheme="minorEastAsia" w:hAnsi="Times New Roman" w:cs="Times New Roman"/>
        </w:rPr>
      </w:pPr>
      <w:proofErr w:type="spellStart"/>
      <w:r w:rsidRPr="00F00C8D">
        <w:rPr>
          <w:rFonts w:ascii="Times New Roman" w:eastAsiaTheme="minorEastAsia" w:hAnsi="Times New Roman" w:cs="Times New Roman"/>
        </w:rPr>
        <w:t>HttpClient</w:t>
      </w:r>
      <w:proofErr w:type="spellEnd"/>
      <w:r w:rsidRPr="00F00C8D">
        <w:rPr>
          <w:rFonts w:ascii="Times New Roman" w:eastAsiaTheme="minorEastAsia" w:hAnsi="Times New Roman" w:cs="Times New Roman"/>
        </w:rPr>
        <w:t xml:space="preserve"> er et grensesnitt som definerer hvordan HTTP-forespørslene skal bli behandlet av et annet program. </w:t>
      </w:r>
    </w:p>
    <w:p w14:paraId="7244D3FF" w14:textId="2E06103B" w:rsidR="1537E9F5" w:rsidRPr="00F00C8D" w:rsidRDefault="1537E9F5" w:rsidP="0007788F">
      <w:pPr>
        <w:pStyle w:val="Listeavsnitt"/>
        <w:numPr>
          <w:ilvl w:val="0"/>
          <w:numId w:val="2"/>
        </w:numPr>
        <w:spacing w:line="360" w:lineRule="auto"/>
        <w:rPr>
          <w:rFonts w:ascii="Times New Roman" w:eastAsiaTheme="minorEastAsia" w:hAnsi="Times New Roman" w:cs="Times New Roman"/>
        </w:rPr>
      </w:pPr>
      <w:proofErr w:type="spellStart"/>
      <w:r w:rsidRPr="00F00C8D">
        <w:rPr>
          <w:rFonts w:ascii="Times New Roman" w:eastAsiaTheme="minorEastAsia" w:hAnsi="Times New Roman" w:cs="Times New Roman"/>
        </w:rPr>
        <w:t>HttpGetClient</w:t>
      </w:r>
      <w:proofErr w:type="spellEnd"/>
      <w:r w:rsidRPr="00F00C8D">
        <w:rPr>
          <w:rFonts w:ascii="Times New Roman" w:eastAsiaTheme="minorEastAsia" w:hAnsi="Times New Roman" w:cs="Times New Roman"/>
        </w:rPr>
        <w:t xml:space="preserve"> bruker grensesnittet til </w:t>
      </w:r>
      <w:proofErr w:type="spellStart"/>
      <w:r w:rsidRPr="00F00C8D">
        <w:rPr>
          <w:rFonts w:ascii="Times New Roman" w:eastAsiaTheme="minorEastAsia" w:hAnsi="Times New Roman" w:cs="Times New Roman"/>
        </w:rPr>
        <w:t>HttpClient</w:t>
      </w:r>
      <w:proofErr w:type="spellEnd"/>
      <w:r w:rsidRPr="00F00C8D">
        <w:rPr>
          <w:rFonts w:ascii="Times New Roman" w:eastAsiaTheme="minorEastAsia" w:hAnsi="Times New Roman" w:cs="Times New Roman"/>
        </w:rPr>
        <w:t xml:space="preserve"> for å hente data fra API-et.</w:t>
      </w:r>
    </w:p>
    <w:p w14:paraId="4BF6D909" w14:textId="6AC69EE6" w:rsidR="00F343AC" w:rsidRPr="00F00C8D" w:rsidRDefault="1537E9F5" w:rsidP="0007788F">
      <w:pPr>
        <w:pStyle w:val="Overskrift3"/>
        <w:spacing w:line="360" w:lineRule="auto"/>
        <w:rPr>
          <w:rFonts w:ascii="Times New Roman" w:hAnsi="Times New Roman" w:cs="Times New Roman"/>
          <w:b/>
          <w:bCs/>
          <w:color w:val="auto"/>
        </w:rPr>
      </w:pPr>
      <w:bookmarkStart w:id="72" w:name="_Toc182951111"/>
      <w:bookmarkStart w:id="73" w:name="_Toc183172729"/>
      <w:r w:rsidRPr="00F00C8D">
        <w:rPr>
          <w:rFonts w:ascii="Times New Roman" w:hAnsi="Times New Roman" w:cs="Times New Roman"/>
          <w:b/>
          <w:bCs/>
          <w:color w:val="auto"/>
        </w:rPr>
        <w:t>GPS</w:t>
      </w:r>
      <w:bookmarkEnd w:id="72"/>
      <w:bookmarkEnd w:id="73"/>
    </w:p>
    <w:p w14:paraId="7646B369" w14:textId="4C1F7A30" w:rsidR="1537E9F5" w:rsidRPr="00F00C8D" w:rsidRDefault="1537E9F5"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GPS funksjonaliteten i systemet er designet for at bruker kan håndtere posisjonsrelaterte oppgaver. Dette er alt fra at bruker kan sette ny hjemposisjon til å sjekke om bruker er i nærheten av sin egendefinerte “hjem” sone. Denne funksjonaliteten er sentral for å personalisere opplevelsen og ikke minst sikre nøyaktige beregninger basert på brukerens posisjon. </w:t>
      </w:r>
    </w:p>
    <w:p w14:paraId="06CA00BF" w14:textId="579C197F" w:rsidR="1537E9F5" w:rsidRPr="00F00C8D" w:rsidRDefault="1537E9F5" w:rsidP="0007788F">
      <w:pPr>
        <w:spacing w:line="360" w:lineRule="auto"/>
        <w:rPr>
          <w:rFonts w:ascii="Times New Roman" w:hAnsi="Times New Roman" w:cs="Times New Roman"/>
        </w:rPr>
      </w:pPr>
      <w:r w:rsidRPr="00F00C8D">
        <w:rPr>
          <w:rFonts w:ascii="Times New Roman" w:eastAsia="Times New Roman" w:hAnsi="Times New Roman" w:cs="Times New Roman"/>
        </w:rPr>
        <w:t>Systemet har tre hovedkomponenter for GPS-funksjonalitet:</w:t>
      </w:r>
    </w:p>
    <w:p w14:paraId="0776A17C" w14:textId="4AB70549" w:rsidR="1537E9F5" w:rsidRPr="00F00C8D" w:rsidRDefault="1537E9F5" w:rsidP="0007788F">
      <w:pPr>
        <w:pStyle w:val="Listeavsnitt"/>
        <w:numPr>
          <w:ilvl w:val="0"/>
          <w:numId w:val="3"/>
        </w:numPr>
        <w:spacing w:line="360" w:lineRule="auto"/>
        <w:rPr>
          <w:rFonts w:ascii="Times New Roman" w:eastAsia="Times New Roman" w:hAnsi="Times New Roman" w:cs="Times New Roman"/>
        </w:rPr>
      </w:pPr>
      <w:r w:rsidRPr="00F00C8D">
        <w:rPr>
          <w:rFonts w:ascii="Times New Roman" w:eastAsia="Times New Roman" w:hAnsi="Times New Roman" w:cs="Times New Roman"/>
        </w:rPr>
        <w:t>“</w:t>
      </w:r>
      <w:proofErr w:type="spellStart"/>
      <w:r w:rsidRPr="00F00C8D">
        <w:rPr>
          <w:rFonts w:ascii="Times New Roman" w:eastAsia="Times New Roman" w:hAnsi="Times New Roman" w:cs="Times New Roman"/>
        </w:rPr>
        <w:t>HomeChecker</w:t>
      </w:r>
      <w:proofErr w:type="spellEnd"/>
      <w:r w:rsidRPr="00F00C8D">
        <w:rPr>
          <w:rFonts w:ascii="Times New Roman" w:eastAsia="Times New Roman" w:hAnsi="Times New Roman" w:cs="Times New Roman"/>
        </w:rPr>
        <w:t>” - Dette er en klasse som sjekker om bruker er innenfor en forhåndsdefinert radius rundt et “hjem”.</w:t>
      </w:r>
      <w:r w:rsidR="5139905B" w:rsidRPr="00F00C8D">
        <w:rPr>
          <w:rFonts w:ascii="Times New Roman" w:eastAsia="Times New Roman" w:hAnsi="Times New Roman" w:cs="Times New Roman"/>
        </w:rPr>
        <w:t xml:space="preserve"> </w:t>
      </w:r>
      <w:r w:rsidR="60B9B905" w:rsidRPr="00F00C8D">
        <w:rPr>
          <w:rFonts w:ascii="Times New Roman" w:eastAsia="Times New Roman" w:hAnsi="Times New Roman" w:cs="Times New Roman"/>
        </w:rPr>
        <w:t xml:space="preserve">Ved hjelp av </w:t>
      </w:r>
      <w:r w:rsidR="01199D07" w:rsidRPr="00F00C8D">
        <w:rPr>
          <w:rFonts w:ascii="Times New Roman" w:eastAsia="Times New Roman" w:hAnsi="Times New Roman" w:cs="Times New Roman"/>
        </w:rPr>
        <w:t>“Haversinne</w:t>
      </w:r>
      <w:r w:rsidR="37E9CD83" w:rsidRPr="00F00C8D">
        <w:rPr>
          <w:rFonts w:ascii="Times New Roman" w:eastAsia="Times New Roman" w:hAnsi="Times New Roman" w:cs="Times New Roman"/>
        </w:rPr>
        <w:t xml:space="preserve">” </w:t>
      </w:r>
      <w:proofErr w:type="spellStart"/>
      <w:r w:rsidR="37E9CD83" w:rsidRPr="00F00C8D">
        <w:rPr>
          <w:rFonts w:ascii="Times New Roman" w:eastAsia="Times New Roman" w:hAnsi="Times New Roman" w:cs="Times New Roman"/>
        </w:rPr>
        <w:t>formalen</w:t>
      </w:r>
      <w:proofErr w:type="spellEnd"/>
      <w:r w:rsidR="37E9CD83" w:rsidRPr="00F00C8D">
        <w:rPr>
          <w:rFonts w:ascii="Times New Roman" w:eastAsia="Times New Roman" w:hAnsi="Times New Roman" w:cs="Times New Roman"/>
        </w:rPr>
        <w:t xml:space="preserve"> </w:t>
      </w:r>
      <w:r w:rsidR="75955BB2" w:rsidRPr="00F00C8D">
        <w:rPr>
          <w:rFonts w:ascii="Times New Roman" w:eastAsia="Times New Roman" w:hAnsi="Times New Roman" w:cs="Times New Roman"/>
        </w:rPr>
        <w:t xml:space="preserve">beregner </w:t>
      </w:r>
      <w:r w:rsidR="604EF8C5" w:rsidRPr="00F00C8D">
        <w:rPr>
          <w:rFonts w:ascii="Times New Roman" w:eastAsia="Times New Roman" w:hAnsi="Times New Roman" w:cs="Times New Roman"/>
        </w:rPr>
        <w:t xml:space="preserve">klassen </w:t>
      </w:r>
      <w:r w:rsidR="01B0ECEA" w:rsidRPr="00F00C8D">
        <w:rPr>
          <w:rFonts w:ascii="Times New Roman" w:eastAsia="Times New Roman" w:hAnsi="Times New Roman" w:cs="Times New Roman"/>
        </w:rPr>
        <w:t xml:space="preserve">avstanden mellom </w:t>
      </w:r>
      <w:r w:rsidR="39C0799F" w:rsidRPr="00F00C8D">
        <w:rPr>
          <w:rFonts w:ascii="Times New Roman" w:eastAsia="Times New Roman" w:hAnsi="Times New Roman" w:cs="Times New Roman"/>
        </w:rPr>
        <w:t xml:space="preserve">brukerens </w:t>
      </w:r>
      <w:r w:rsidR="54476F71" w:rsidRPr="00F00C8D">
        <w:rPr>
          <w:rFonts w:ascii="Times New Roman" w:eastAsia="Times New Roman" w:hAnsi="Times New Roman" w:cs="Times New Roman"/>
        </w:rPr>
        <w:t xml:space="preserve">nåværende posisjon og </w:t>
      </w:r>
      <w:r w:rsidR="14CA75ED" w:rsidRPr="00F00C8D">
        <w:rPr>
          <w:rFonts w:ascii="Times New Roman" w:eastAsia="Times New Roman" w:hAnsi="Times New Roman" w:cs="Times New Roman"/>
        </w:rPr>
        <w:t xml:space="preserve">brukerens </w:t>
      </w:r>
      <w:proofErr w:type="spellStart"/>
      <w:r w:rsidR="3A14B4AB" w:rsidRPr="00F00C8D">
        <w:rPr>
          <w:rFonts w:ascii="Times New Roman" w:eastAsia="Times New Roman" w:hAnsi="Times New Roman" w:cs="Times New Roman"/>
        </w:rPr>
        <w:t>hjemmeposisjon</w:t>
      </w:r>
      <w:proofErr w:type="spellEnd"/>
      <w:r w:rsidR="3A14B4AB" w:rsidRPr="00F00C8D">
        <w:rPr>
          <w:rFonts w:ascii="Times New Roman" w:eastAsia="Times New Roman" w:hAnsi="Times New Roman" w:cs="Times New Roman"/>
        </w:rPr>
        <w:t xml:space="preserve">. </w:t>
      </w:r>
      <w:r w:rsidR="7B090A6F" w:rsidRPr="00F00C8D">
        <w:rPr>
          <w:rFonts w:ascii="Times New Roman" w:eastAsia="Times New Roman" w:hAnsi="Times New Roman" w:cs="Times New Roman"/>
        </w:rPr>
        <w:t xml:space="preserve">Dersom </w:t>
      </w:r>
      <w:r w:rsidR="651CA540" w:rsidRPr="00F00C8D">
        <w:rPr>
          <w:rFonts w:ascii="Times New Roman" w:eastAsia="Times New Roman" w:hAnsi="Times New Roman" w:cs="Times New Roman"/>
        </w:rPr>
        <w:t xml:space="preserve">avstanden </w:t>
      </w:r>
      <w:r w:rsidR="4FF254B5" w:rsidRPr="00F00C8D">
        <w:rPr>
          <w:rFonts w:ascii="Times New Roman" w:eastAsia="Times New Roman" w:hAnsi="Times New Roman" w:cs="Times New Roman"/>
        </w:rPr>
        <w:t xml:space="preserve">er </w:t>
      </w:r>
      <w:r w:rsidR="0F830CE6" w:rsidRPr="00F00C8D">
        <w:rPr>
          <w:rFonts w:ascii="Times New Roman" w:eastAsia="Times New Roman" w:hAnsi="Times New Roman" w:cs="Times New Roman"/>
        </w:rPr>
        <w:t xml:space="preserve">mindre enn </w:t>
      </w:r>
      <w:r w:rsidR="0431BF8D" w:rsidRPr="00F00C8D">
        <w:rPr>
          <w:rFonts w:ascii="Times New Roman" w:eastAsia="Times New Roman" w:hAnsi="Times New Roman" w:cs="Times New Roman"/>
        </w:rPr>
        <w:t xml:space="preserve">radiusen som er </w:t>
      </w:r>
      <w:r w:rsidR="0940A6F3" w:rsidRPr="00F00C8D">
        <w:rPr>
          <w:rFonts w:ascii="Times New Roman" w:eastAsia="Times New Roman" w:hAnsi="Times New Roman" w:cs="Times New Roman"/>
        </w:rPr>
        <w:t>satt til (</w:t>
      </w:r>
      <w:r w:rsidR="06D6C7D1" w:rsidRPr="00F00C8D">
        <w:rPr>
          <w:rFonts w:ascii="Times New Roman" w:eastAsia="Times New Roman" w:hAnsi="Times New Roman" w:cs="Times New Roman"/>
        </w:rPr>
        <w:t xml:space="preserve">100 meter </w:t>
      </w:r>
      <w:r w:rsidR="622F90CC" w:rsidRPr="00F00C8D">
        <w:rPr>
          <w:rFonts w:ascii="Times New Roman" w:eastAsia="Times New Roman" w:hAnsi="Times New Roman" w:cs="Times New Roman"/>
        </w:rPr>
        <w:t>som standard</w:t>
      </w:r>
      <w:r w:rsidR="336ED3A5" w:rsidRPr="00F00C8D">
        <w:rPr>
          <w:rFonts w:ascii="Times New Roman" w:eastAsia="Times New Roman" w:hAnsi="Times New Roman" w:cs="Times New Roman"/>
        </w:rPr>
        <w:t>),</w:t>
      </w:r>
      <w:r w:rsidR="622F90CC" w:rsidRPr="00F00C8D">
        <w:rPr>
          <w:rFonts w:ascii="Times New Roman" w:eastAsia="Times New Roman" w:hAnsi="Times New Roman" w:cs="Times New Roman"/>
        </w:rPr>
        <w:t xml:space="preserve"> </w:t>
      </w:r>
      <w:r w:rsidR="2BA0C365" w:rsidRPr="00F00C8D">
        <w:rPr>
          <w:rFonts w:ascii="Times New Roman" w:eastAsia="Times New Roman" w:hAnsi="Times New Roman" w:cs="Times New Roman"/>
        </w:rPr>
        <w:t xml:space="preserve">returnerer den at </w:t>
      </w:r>
      <w:r w:rsidR="2642C1BC" w:rsidRPr="00F00C8D">
        <w:rPr>
          <w:rFonts w:ascii="Times New Roman" w:eastAsia="Times New Roman" w:hAnsi="Times New Roman" w:cs="Times New Roman"/>
        </w:rPr>
        <w:t>brukeren er hjemme</w:t>
      </w:r>
      <w:r w:rsidR="7CAA3A35" w:rsidRPr="00F00C8D">
        <w:rPr>
          <w:rFonts w:ascii="Times New Roman" w:eastAsia="Times New Roman" w:hAnsi="Times New Roman" w:cs="Times New Roman"/>
        </w:rPr>
        <w:t xml:space="preserve">. </w:t>
      </w:r>
      <w:r w:rsidR="6CA9164C" w:rsidRPr="00F00C8D">
        <w:rPr>
          <w:rFonts w:ascii="Times New Roman" w:eastAsia="Times New Roman" w:hAnsi="Times New Roman" w:cs="Times New Roman"/>
        </w:rPr>
        <w:t xml:space="preserve">Den er også dynamisk og bruker kan </w:t>
      </w:r>
      <w:r w:rsidR="5E69F35A" w:rsidRPr="00F00C8D">
        <w:rPr>
          <w:rFonts w:ascii="Times New Roman" w:eastAsia="Times New Roman" w:hAnsi="Times New Roman" w:cs="Times New Roman"/>
        </w:rPr>
        <w:t>oppdatere</w:t>
      </w:r>
      <w:r w:rsidR="4FA286BE" w:rsidRPr="00F00C8D">
        <w:rPr>
          <w:rFonts w:ascii="Times New Roman" w:eastAsia="Times New Roman" w:hAnsi="Times New Roman" w:cs="Times New Roman"/>
        </w:rPr>
        <w:t xml:space="preserve"> sin </w:t>
      </w:r>
      <w:r w:rsidR="49A6ED52" w:rsidRPr="00F00C8D">
        <w:rPr>
          <w:rFonts w:ascii="Times New Roman" w:eastAsia="Times New Roman" w:hAnsi="Times New Roman" w:cs="Times New Roman"/>
        </w:rPr>
        <w:t xml:space="preserve">hjemme posisjon </w:t>
      </w:r>
    </w:p>
    <w:p w14:paraId="00D75072" w14:textId="3BC365D3" w:rsidR="1537E9F5" w:rsidRPr="00F00C8D" w:rsidRDefault="1537E9F5" w:rsidP="0007788F">
      <w:pPr>
        <w:pStyle w:val="Listeavsnitt"/>
        <w:numPr>
          <w:ilvl w:val="0"/>
          <w:numId w:val="3"/>
        </w:numPr>
        <w:spacing w:line="360" w:lineRule="auto"/>
        <w:rPr>
          <w:rFonts w:ascii="Times New Roman" w:eastAsia="Times New Roman" w:hAnsi="Times New Roman" w:cs="Times New Roman"/>
        </w:rPr>
      </w:pPr>
      <w:r w:rsidRPr="00F00C8D">
        <w:rPr>
          <w:rFonts w:ascii="Times New Roman" w:eastAsia="Times New Roman" w:hAnsi="Times New Roman" w:cs="Times New Roman"/>
        </w:rPr>
        <w:t>"</w:t>
      </w:r>
      <w:proofErr w:type="spellStart"/>
      <w:r w:rsidRPr="00F00C8D">
        <w:rPr>
          <w:rFonts w:ascii="Times New Roman" w:eastAsia="Times New Roman" w:hAnsi="Times New Roman" w:cs="Times New Roman"/>
        </w:rPr>
        <w:t>LocationService</w:t>
      </w:r>
      <w:proofErr w:type="spellEnd"/>
      <w:r w:rsidRPr="00F00C8D">
        <w:rPr>
          <w:rFonts w:ascii="Times New Roman" w:eastAsia="Times New Roman" w:hAnsi="Times New Roman" w:cs="Times New Roman"/>
        </w:rPr>
        <w:t>” - Er en klasse som både lagrer og håndterer brukerens nåværende posisjonsdata</w:t>
      </w:r>
      <w:r w:rsidR="70DF95A6" w:rsidRPr="00F00C8D">
        <w:rPr>
          <w:rFonts w:ascii="Times New Roman" w:eastAsia="Times New Roman" w:hAnsi="Times New Roman" w:cs="Times New Roman"/>
        </w:rPr>
        <w:t xml:space="preserve">. </w:t>
      </w:r>
      <w:r w:rsidR="4C335939" w:rsidRPr="00F00C8D">
        <w:rPr>
          <w:rFonts w:ascii="Times New Roman" w:eastAsia="Times New Roman" w:hAnsi="Times New Roman" w:cs="Times New Roman"/>
        </w:rPr>
        <w:t xml:space="preserve">Dette gjør den </w:t>
      </w:r>
      <w:r w:rsidR="75E86528" w:rsidRPr="00F00C8D">
        <w:rPr>
          <w:rFonts w:ascii="Times New Roman" w:eastAsia="Times New Roman" w:hAnsi="Times New Roman" w:cs="Times New Roman"/>
        </w:rPr>
        <w:t xml:space="preserve">ved </w:t>
      </w:r>
      <w:r w:rsidR="150A0C47" w:rsidRPr="00F00C8D">
        <w:rPr>
          <w:rFonts w:ascii="Times New Roman" w:eastAsia="Times New Roman" w:hAnsi="Times New Roman" w:cs="Times New Roman"/>
        </w:rPr>
        <w:t xml:space="preserve">hjelp av </w:t>
      </w:r>
      <w:r w:rsidR="344375E8" w:rsidRPr="00F00C8D">
        <w:rPr>
          <w:rFonts w:ascii="Times New Roman" w:eastAsia="Times New Roman" w:hAnsi="Times New Roman" w:cs="Times New Roman"/>
        </w:rPr>
        <w:t>å</w:t>
      </w:r>
      <w:r w:rsidR="26D139A1" w:rsidRPr="00F00C8D">
        <w:rPr>
          <w:rFonts w:ascii="Times New Roman" w:eastAsia="Times New Roman" w:hAnsi="Times New Roman" w:cs="Times New Roman"/>
        </w:rPr>
        <w:t xml:space="preserve"> lagre </w:t>
      </w:r>
      <w:r w:rsidR="2FE73813" w:rsidRPr="00F00C8D">
        <w:rPr>
          <w:rFonts w:ascii="Times New Roman" w:eastAsia="Times New Roman" w:hAnsi="Times New Roman" w:cs="Times New Roman"/>
        </w:rPr>
        <w:t xml:space="preserve">både </w:t>
      </w:r>
      <w:r w:rsidR="48615542" w:rsidRPr="00F00C8D">
        <w:rPr>
          <w:rFonts w:ascii="Times New Roman" w:eastAsia="Times New Roman" w:hAnsi="Times New Roman" w:cs="Times New Roman"/>
        </w:rPr>
        <w:t>breddegrad (</w:t>
      </w:r>
      <w:r w:rsidR="4E31CCE9" w:rsidRPr="00F00C8D">
        <w:rPr>
          <w:rFonts w:ascii="Times New Roman" w:eastAsia="Times New Roman" w:hAnsi="Times New Roman" w:cs="Times New Roman"/>
        </w:rPr>
        <w:t>latitude) og lengdegrad (longitude</w:t>
      </w:r>
      <w:r w:rsidR="25F2A68C" w:rsidRPr="00F00C8D">
        <w:rPr>
          <w:rFonts w:ascii="Times New Roman" w:eastAsia="Times New Roman" w:hAnsi="Times New Roman" w:cs="Times New Roman"/>
        </w:rPr>
        <w:t xml:space="preserve">) som representerer brukerens posisjon. </w:t>
      </w:r>
      <w:r w:rsidR="1EDB48A9" w:rsidRPr="00F00C8D">
        <w:rPr>
          <w:rFonts w:ascii="Times New Roman" w:eastAsia="Times New Roman" w:hAnsi="Times New Roman" w:cs="Times New Roman"/>
        </w:rPr>
        <w:t xml:space="preserve">Brukerens posisjon kan oppdateres gjennom metoder og nye koordinater kan hentes for videre bruk i systemet. </w:t>
      </w:r>
    </w:p>
    <w:p w14:paraId="06078B2D" w14:textId="24926502" w:rsidR="1537E9F5" w:rsidRPr="00F00C8D" w:rsidRDefault="1537E9F5" w:rsidP="0007788F">
      <w:pPr>
        <w:pStyle w:val="Listeavsnitt"/>
        <w:numPr>
          <w:ilvl w:val="0"/>
          <w:numId w:val="3"/>
        </w:numPr>
        <w:spacing w:line="360" w:lineRule="auto"/>
        <w:rPr>
          <w:rFonts w:ascii="Times New Roman" w:eastAsia="Times New Roman" w:hAnsi="Times New Roman" w:cs="Times New Roman"/>
        </w:rPr>
      </w:pPr>
      <w:r w:rsidRPr="00F00C8D">
        <w:rPr>
          <w:rFonts w:ascii="Times New Roman" w:eastAsia="Times New Roman" w:hAnsi="Times New Roman" w:cs="Times New Roman"/>
        </w:rPr>
        <w:t>“</w:t>
      </w:r>
      <w:proofErr w:type="spellStart"/>
      <w:r w:rsidRPr="00F00C8D">
        <w:rPr>
          <w:rFonts w:ascii="Times New Roman" w:eastAsia="Times New Roman" w:hAnsi="Times New Roman" w:cs="Times New Roman"/>
        </w:rPr>
        <w:t>MainActivity</w:t>
      </w:r>
      <w:proofErr w:type="spellEnd"/>
      <w:r w:rsidRPr="00F00C8D">
        <w:rPr>
          <w:rFonts w:ascii="Times New Roman" w:eastAsia="Times New Roman" w:hAnsi="Times New Roman" w:cs="Times New Roman"/>
        </w:rPr>
        <w:t>” - Denne klassen koordinerer interaksjonen mellom “</w:t>
      </w:r>
      <w:proofErr w:type="spellStart"/>
      <w:r w:rsidRPr="00F00C8D">
        <w:rPr>
          <w:rFonts w:ascii="Times New Roman" w:eastAsia="Times New Roman" w:hAnsi="Times New Roman" w:cs="Times New Roman"/>
        </w:rPr>
        <w:t>HomeChecker</w:t>
      </w:r>
      <w:proofErr w:type="spellEnd"/>
      <w:r w:rsidRPr="00F00C8D">
        <w:rPr>
          <w:rFonts w:ascii="Times New Roman" w:eastAsia="Times New Roman" w:hAnsi="Times New Roman" w:cs="Times New Roman"/>
        </w:rPr>
        <w:t>” klassen og “</w:t>
      </w:r>
      <w:proofErr w:type="spellStart"/>
      <w:r w:rsidRPr="00F00C8D">
        <w:rPr>
          <w:rFonts w:ascii="Times New Roman" w:eastAsia="Times New Roman" w:hAnsi="Times New Roman" w:cs="Times New Roman"/>
        </w:rPr>
        <w:t>LocationService</w:t>
      </w:r>
      <w:proofErr w:type="spellEnd"/>
      <w:r w:rsidRPr="00F00C8D">
        <w:rPr>
          <w:rFonts w:ascii="Times New Roman" w:eastAsia="Times New Roman" w:hAnsi="Times New Roman" w:cs="Times New Roman"/>
        </w:rPr>
        <w:t>” klassen.</w:t>
      </w:r>
      <w:r w:rsidR="1EDB48A9" w:rsidRPr="00F00C8D">
        <w:rPr>
          <w:rFonts w:ascii="Times New Roman" w:eastAsia="Times New Roman" w:hAnsi="Times New Roman" w:cs="Times New Roman"/>
        </w:rPr>
        <w:t xml:space="preserve"> Det fungerer slik at den henter brukerens nåværende posisjon fra </w:t>
      </w:r>
      <w:proofErr w:type="spellStart"/>
      <w:r w:rsidR="1EDB48A9" w:rsidRPr="00F00C8D">
        <w:rPr>
          <w:rFonts w:ascii="Times New Roman" w:eastAsia="Times New Roman" w:hAnsi="Times New Roman" w:cs="Times New Roman"/>
        </w:rPr>
        <w:t>LocationService</w:t>
      </w:r>
      <w:proofErr w:type="spellEnd"/>
      <w:r w:rsidR="1EDB48A9" w:rsidRPr="00F00C8D">
        <w:rPr>
          <w:rFonts w:ascii="Times New Roman" w:eastAsia="Times New Roman" w:hAnsi="Times New Roman" w:cs="Times New Roman"/>
        </w:rPr>
        <w:t xml:space="preserve"> klassen </w:t>
      </w:r>
      <w:proofErr w:type="spellStart"/>
      <w:r w:rsidR="1EDB48A9" w:rsidRPr="00F00C8D">
        <w:rPr>
          <w:rFonts w:ascii="Times New Roman" w:eastAsia="Times New Roman" w:hAnsi="Times New Roman" w:cs="Times New Roman"/>
        </w:rPr>
        <w:t>of</w:t>
      </w:r>
      <w:proofErr w:type="spellEnd"/>
      <w:r w:rsidR="1EDB48A9" w:rsidRPr="00F00C8D">
        <w:rPr>
          <w:rFonts w:ascii="Times New Roman" w:eastAsia="Times New Roman" w:hAnsi="Times New Roman" w:cs="Times New Roman"/>
        </w:rPr>
        <w:t xml:space="preserve"> sjekker i </w:t>
      </w:r>
      <w:proofErr w:type="spellStart"/>
      <w:r w:rsidR="1EDB48A9" w:rsidRPr="00F00C8D">
        <w:rPr>
          <w:rFonts w:ascii="Times New Roman" w:eastAsia="Times New Roman" w:hAnsi="Times New Roman" w:cs="Times New Roman"/>
        </w:rPr>
        <w:t>HomeChcker</w:t>
      </w:r>
      <w:proofErr w:type="spellEnd"/>
      <w:r w:rsidR="1EDB48A9" w:rsidRPr="00F00C8D">
        <w:rPr>
          <w:rFonts w:ascii="Times New Roman" w:eastAsia="Times New Roman" w:hAnsi="Times New Roman" w:cs="Times New Roman"/>
        </w:rPr>
        <w:t xml:space="preserve"> klassen om bruker er i nærheten av hjemmet. Dette kan blant annet brukes i menygrensesnittet i App.java klassen hvor man kan se om bruker er innenfor hjem-sone.</w:t>
      </w:r>
    </w:p>
    <w:p w14:paraId="539015DC" w14:textId="53230300" w:rsidR="1EDB48A9" w:rsidRPr="00F00C8D" w:rsidRDefault="1EDB48A9" w:rsidP="0007788F">
      <w:pPr>
        <w:pStyle w:val="Listeavsnitt"/>
        <w:numPr>
          <w:ilvl w:val="0"/>
          <w:numId w:val="3"/>
        </w:numPr>
        <w:spacing w:line="360" w:lineRule="auto"/>
        <w:rPr>
          <w:rFonts w:ascii="Times New Roman" w:eastAsia="Times New Roman" w:hAnsi="Times New Roman" w:cs="Times New Roman"/>
        </w:rPr>
      </w:pPr>
      <w:r w:rsidRPr="00F00C8D">
        <w:rPr>
          <w:rFonts w:ascii="Times New Roman" w:eastAsia="Times New Roman" w:hAnsi="Times New Roman" w:cs="Times New Roman"/>
        </w:rPr>
        <w:lastRenderedPageBreak/>
        <w:t>“</w:t>
      </w:r>
      <w:proofErr w:type="spellStart"/>
      <w:r w:rsidRPr="00F00C8D">
        <w:rPr>
          <w:rFonts w:ascii="Times New Roman" w:eastAsia="Times New Roman" w:hAnsi="Times New Roman" w:cs="Times New Roman"/>
        </w:rPr>
        <w:t>GPSMenu</w:t>
      </w:r>
      <w:proofErr w:type="spellEnd"/>
      <w:r w:rsidRPr="00F00C8D">
        <w:rPr>
          <w:rFonts w:ascii="Times New Roman" w:eastAsia="Times New Roman" w:hAnsi="Times New Roman" w:cs="Times New Roman"/>
        </w:rPr>
        <w:t xml:space="preserve">” - Er en enkel løsning hvor bruker lett kan navigere gjennom funksjonene ved et tekstbasert menygrensesnitt. Dette lar brukere velge handlinger som oppdatering av hjemposisjon eller sjekk nåværende posisjon mot hjemposisjon. </w:t>
      </w:r>
      <w:r w:rsidR="1F60727F" w:rsidRPr="00F00C8D">
        <w:rPr>
          <w:rFonts w:ascii="Times New Roman" w:eastAsia="Times New Roman" w:hAnsi="Times New Roman" w:cs="Times New Roman"/>
        </w:rPr>
        <w:t xml:space="preserve">Gjennom </w:t>
      </w:r>
      <w:r w:rsidR="19A20816" w:rsidRPr="00F00C8D">
        <w:rPr>
          <w:rFonts w:ascii="Times New Roman" w:eastAsia="Times New Roman" w:hAnsi="Times New Roman" w:cs="Times New Roman"/>
        </w:rPr>
        <w:t xml:space="preserve">menyen kan </w:t>
      </w:r>
      <w:r w:rsidR="4AA15A89" w:rsidRPr="00F00C8D">
        <w:rPr>
          <w:rFonts w:ascii="Times New Roman" w:eastAsia="Times New Roman" w:hAnsi="Times New Roman" w:cs="Times New Roman"/>
        </w:rPr>
        <w:t>bruker:</w:t>
      </w:r>
    </w:p>
    <w:p w14:paraId="60C736A4" w14:textId="0D3495B5" w:rsidR="4AA15A89" w:rsidRPr="00F00C8D" w:rsidRDefault="18D31FFC" w:rsidP="0007788F">
      <w:pPr>
        <w:pStyle w:val="Listeavsnitt"/>
        <w:numPr>
          <w:ilvl w:val="0"/>
          <w:numId w:val="25"/>
        </w:numPr>
        <w:spacing w:line="360" w:lineRule="auto"/>
        <w:rPr>
          <w:rFonts w:ascii="Times New Roman" w:eastAsia="Times New Roman" w:hAnsi="Times New Roman" w:cs="Times New Roman"/>
        </w:rPr>
      </w:pPr>
      <w:r w:rsidRPr="00F00C8D">
        <w:rPr>
          <w:rFonts w:ascii="Times New Roman" w:eastAsia="Times New Roman" w:hAnsi="Times New Roman" w:cs="Times New Roman"/>
        </w:rPr>
        <w:t>Definere en ny</w:t>
      </w:r>
      <w:r w:rsidR="228FC247" w:rsidRPr="00F00C8D">
        <w:rPr>
          <w:rFonts w:ascii="Times New Roman" w:eastAsia="Times New Roman" w:hAnsi="Times New Roman" w:cs="Times New Roman"/>
        </w:rPr>
        <w:t xml:space="preserve"> hjemposisjon </w:t>
      </w:r>
      <w:r w:rsidR="053FA655" w:rsidRPr="00F00C8D">
        <w:rPr>
          <w:rFonts w:ascii="Times New Roman" w:eastAsia="Times New Roman" w:hAnsi="Times New Roman" w:cs="Times New Roman"/>
        </w:rPr>
        <w:t xml:space="preserve">ved å oppgi </w:t>
      </w:r>
      <w:r w:rsidR="7383BAAF" w:rsidRPr="00F00C8D">
        <w:rPr>
          <w:rFonts w:ascii="Times New Roman" w:eastAsia="Times New Roman" w:hAnsi="Times New Roman" w:cs="Times New Roman"/>
        </w:rPr>
        <w:t>ny bredde</w:t>
      </w:r>
      <w:r w:rsidR="5CFEBBCC" w:rsidRPr="00F00C8D">
        <w:rPr>
          <w:rFonts w:ascii="Times New Roman" w:eastAsia="Times New Roman" w:hAnsi="Times New Roman" w:cs="Times New Roman"/>
        </w:rPr>
        <w:t>-</w:t>
      </w:r>
      <w:r w:rsidR="7383BAAF" w:rsidRPr="00F00C8D">
        <w:rPr>
          <w:rFonts w:ascii="Times New Roman" w:eastAsia="Times New Roman" w:hAnsi="Times New Roman" w:cs="Times New Roman"/>
        </w:rPr>
        <w:t xml:space="preserve"> og </w:t>
      </w:r>
      <w:r w:rsidR="3155ECC0" w:rsidRPr="00F00C8D">
        <w:rPr>
          <w:rFonts w:ascii="Times New Roman" w:eastAsia="Times New Roman" w:hAnsi="Times New Roman" w:cs="Times New Roman"/>
        </w:rPr>
        <w:t>lengdegrad</w:t>
      </w:r>
      <w:r w:rsidR="76A6DDA4" w:rsidRPr="00F00C8D">
        <w:rPr>
          <w:rFonts w:ascii="Times New Roman" w:eastAsia="Times New Roman" w:hAnsi="Times New Roman" w:cs="Times New Roman"/>
        </w:rPr>
        <w:t>.</w:t>
      </w:r>
    </w:p>
    <w:p w14:paraId="4881521F" w14:textId="6182A278" w:rsidR="3155ECC0" w:rsidRPr="00F00C8D" w:rsidRDefault="3671FEB2" w:rsidP="0007788F">
      <w:pPr>
        <w:pStyle w:val="Listeavsnitt"/>
        <w:numPr>
          <w:ilvl w:val="0"/>
          <w:numId w:val="25"/>
        </w:num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Sjekke om nåværende </w:t>
      </w:r>
      <w:r w:rsidR="6B48E7C5" w:rsidRPr="00F00C8D">
        <w:rPr>
          <w:rFonts w:ascii="Times New Roman" w:eastAsia="Times New Roman" w:hAnsi="Times New Roman" w:cs="Times New Roman"/>
        </w:rPr>
        <w:t xml:space="preserve">posisjon er </w:t>
      </w:r>
      <w:r w:rsidR="3DE14C2C" w:rsidRPr="00F00C8D">
        <w:rPr>
          <w:rFonts w:ascii="Times New Roman" w:eastAsia="Times New Roman" w:hAnsi="Times New Roman" w:cs="Times New Roman"/>
        </w:rPr>
        <w:t xml:space="preserve">innenfor </w:t>
      </w:r>
      <w:r w:rsidR="76167C2B" w:rsidRPr="00F00C8D">
        <w:rPr>
          <w:rFonts w:ascii="Times New Roman" w:eastAsia="Times New Roman" w:hAnsi="Times New Roman" w:cs="Times New Roman"/>
        </w:rPr>
        <w:t>definerte hjem</w:t>
      </w:r>
      <w:r w:rsidR="0D5EFF3C" w:rsidRPr="00F00C8D">
        <w:rPr>
          <w:rFonts w:ascii="Times New Roman" w:eastAsia="Times New Roman" w:hAnsi="Times New Roman" w:cs="Times New Roman"/>
        </w:rPr>
        <w:t xml:space="preserve">-sonen </w:t>
      </w:r>
      <w:r w:rsidR="1E0A1F4B" w:rsidRPr="00F00C8D">
        <w:rPr>
          <w:rFonts w:ascii="Times New Roman" w:eastAsia="Times New Roman" w:hAnsi="Times New Roman" w:cs="Times New Roman"/>
        </w:rPr>
        <w:t>(</w:t>
      </w:r>
      <w:r w:rsidR="785FE9BD" w:rsidRPr="00F00C8D">
        <w:rPr>
          <w:rFonts w:ascii="Times New Roman" w:eastAsia="Times New Roman" w:hAnsi="Times New Roman" w:cs="Times New Roman"/>
        </w:rPr>
        <w:t xml:space="preserve">standard </w:t>
      </w:r>
      <w:r w:rsidR="37D478CE" w:rsidRPr="00F00C8D">
        <w:rPr>
          <w:rFonts w:ascii="Times New Roman" w:eastAsia="Times New Roman" w:hAnsi="Times New Roman" w:cs="Times New Roman"/>
        </w:rPr>
        <w:t>satt til</w:t>
      </w:r>
      <w:r w:rsidR="66F76E47" w:rsidRPr="00F00C8D">
        <w:rPr>
          <w:rFonts w:ascii="Times New Roman" w:eastAsia="Times New Roman" w:hAnsi="Times New Roman" w:cs="Times New Roman"/>
        </w:rPr>
        <w:t>:</w:t>
      </w:r>
      <w:r w:rsidR="1B88DC60" w:rsidRPr="00F00C8D">
        <w:rPr>
          <w:rFonts w:ascii="Times New Roman" w:eastAsia="Times New Roman" w:hAnsi="Times New Roman" w:cs="Times New Roman"/>
        </w:rPr>
        <w:t xml:space="preserve"> </w:t>
      </w:r>
      <w:r w:rsidR="54E2C8DA" w:rsidRPr="00F00C8D">
        <w:rPr>
          <w:rFonts w:ascii="Times New Roman" w:eastAsia="Times New Roman" w:hAnsi="Times New Roman" w:cs="Times New Roman"/>
        </w:rPr>
        <w:t>breddegrad (</w:t>
      </w:r>
      <w:r w:rsidR="7F9FB8EF" w:rsidRPr="00F00C8D">
        <w:rPr>
          <w:rFonts w:ascii="Times New Roman" w:eastAsia="Times New Roman" w:hAnsi="Times New Roman" w:cs="Times New Roman"/>
        </w:rPr>
        <w:t>latitude</w:t>
      </w:r>
      <w:r w:rsidR="603917DB" w:rsidRPr="00F00C8D">
        <w:rPr>
          <w:rFonts w:ascii="Times New Roman" w:eastAsia="Times New Roman" w:hAnsi="Times New Roman" w:cs="Times New Roman"/>
        </w:rPr>
        <w:t>)</w:t>
      </w:r>
      <w:r w:rsidR="1045490A" w:rsidRPr="00F00C8D">
        <w:rPr>
          <w:rFonts w:ascii="Times New Roman" w:eastAsia="Times New Roman" w:hAnsi="Times New Roman" w:cs="Times New Roman"/>
        </w:rPr>
        <w:t xml:space="preserve"> =</w:t>
      </w:r>
      <w:r w:rsidR="6B815CCC" w:rsidRPr="00F00C8D">
        <w:rPr>
          <w:rFonts w:ascii="Times New Roman" w:eastAsia="Times New Roman" w:hAnsi="Times New Roman" w:cs="Times New Roman"/>
        </w:rPr>
        <w:t xml:space="preserve"> </w:t>
      </w:r>
      <w:r w:rsidR="720B70BF" w:rsidRPr="00F00C8D">
        <w:rPr>
          <w:rFonts w:ascii="Times New Roman" w:eastAsia="Times New Roman" w:hAnsi="Times New Roman" w:cs="Times New Roman"/>
        </w:rPr>
        <w:t>59.</w:t>
      </w:r>
      <w:r w:rsidR="581AB45B" w:rsidRPr="00F00C8D">
        <w:rPr>
          <w:rFonts w:ascii="Times New Roman" w:eastAsia="Times New Roman" w:hAnsi="Times New Roman" w:cs="Times New Roman"/>
        </w:rPr>
        <w:t>911</w:t>
      </w:r>
      <w:r w:rsidR="14CE0366" w:rsidRPr="00F00C8D">
        <w:rPr>
          <w:rFonts w:ascii="Times New Roman" w:eastAsia="Times New Roman" w:hAnsi="Times New Roman" w:cs="Times New Roman"/>
        </w:rPr>
        <w:t xml:space="preserve"> </w:t>
      </w:r>
      <w:r w:rsidR="22980E46" w:rsidRPr="00F00C8D">
        <w:rPr>
          <w:rFonts w:ascii="Times New Roman" w:eastAsia="Times New Roman" w:hAnsi="Times New Roman" w:cs="Times New Roman"/>
        </w:rPr>
        <w:t xml:space="preserve">og </w:t>
      </w:r>
      <w:r w:rsidR="74F25DAC" w:rsidRPr="00F00C8D">
        <w:rPr>
          <w:rFonts w:ascii="Times New Roman" w:eastAsia="Times New Roman" w:hAnsi="Times New Roman" w:cs="Times New Roman"/>
        </w:rPr>
        <w:t>lengdegrad</w:t>
      </w:r>
      <w:r w:rsidR="0C358053" w:rsidRPr="00F00C8D">
        <w:rPr>
          <w:rFonts w:ascii="Times New Roman" w:eastAsia="Times New Roman" w:hAnsi="Times New Roman" w:cs="Times New Roman"/>
        </w:rPr>
        <w:t xml:space="preserve"> (</w:t>
      </w:r>
      <w:r w:rsidR="295FB80D" w:rsidRPr="00F00C8D">
        <w:rPr>
          <w:rFonts w:ascii="Times New Roman" w:eastAsia="Times New Roman" w:hAnsi="Times New Roman" w:cs="Times New Roman"/>
        </w:rPr>
        <w:t xml:space="preserve">longitude) = </w:t>
      </w:r>
      <w:r w:rsidR="5E0B91EE" w:rsidRPr="00F00C8D">
        <w:rPr>
          <w:rFonts w:ascii="Times New Roman" w:eastAsia="Times New Roman" w:hAnsi="Times New Roman" w:cs="Times New Roman"/>
        </w:rPr>
        <w:t>10.757</w:t>
      </w:r>
      <w:r w:rsidR="5F10431F" w:rsidRPr="00F00C8D">
        <w:rPr>
          <w:rFonts w:ascii="Times New Roman" w:eastAsia="Times New Roman" w:hAnsi="Times New Roman" w:cs="Times New Roman"/>
        </w:rPr>
        <w:t>).</w:t>
      </w:r>
    </w:p>
    <w:p w14:paraId="7C0275A9" w14:textId="6ED196DA" w:rsidR="36F40E85" w:rsidRPr="00F00C8D" w:rsidRDefault="65F5D455" w:rsidP="0007788F">
      <w:pPr>
        <w:pStyle w:val="Listeavsnitt"/>
        <w:numPr>
          <w:ilvl w:val="0"/>
          <w:numId w:val="25"/>
        </w:numPr>
        <w:spacing w:line="360" w:lineRule="auto"/>
        <w:rPr>
          <w:rFonts w:ascii="Times New Roman" w:eastAsia="Times New Roman" w:hAnsi="Times New Roman" w:cs="Times New Roman"/>
        </w:rPr>
      </w:pPr>
      <w:r w:rsidRPr="00F00C8D">
        <w:rPr>
          <w:rFonts w:ascii="Times New Roman" w:eastAsia="Times New Roman" w:hAnsi="Times New Roman" w:cs="Times New Roman"/>
        </w:rPr>
        <w:t>Gå tilbake</w:t>
      </w:r>
      <w:r w:rsidR="3F4D83D5" w:rsidRPr="00F00C8D">
        <w:rPr>
          <w:rFonts w:ascii="Times New Roman" w:eastAsia="Times New Roman" w:hAnsi="Times New Roman" w:cs="Times New Roman"/>
        </w:rPr>
        <w:t xml:space="preserve"> til </w:t>
      </w:r>
      <w:r w:rsidR="18B57181" w:rsidRPr="00F00C8D">
        <w:rPr>
          <w:rFonts w:ascii="Times New Roman" w:eastAsia="Times New Roman" w:hAnsi="Times New Roman" w:cs="Times New Roman"/>
        </w:rPr>
        <w:t>hovedmeny.</w:t>
      </w:r>
    </w:p>
    <w:p w14:paraId="2E4BB9A1" w14:textId="52F8FEDC" w:rsidR="5DAE7BA1" w:rsidRPr="00F00C8D" w:rsidRDefault="7F7936B7" w:rsidP="0007788F">
      <w:pPr>
        <w:spacing w:line="360" w:lineRule="auto"/>
        <w:rPr>
          <w:rFonts w:ascii="Times New Roman" w:hAnsi="Times New Roman" w:cs="Times New Roman"/>
        </w:rPr>
      </w:pPr>
      <w:r w:rsidRPr="00F00C8D">
        <w:rPr>
          <w:rFonts w:ascii="Times New Roman" w:eastAsia="Times New Roman" w:hAnsi="Times New Roman" w:cs="Times New Roman"/>
        </w:rPr>
        <w:t>GPS funksjonaliteten kan testes i App.java klassen ved å velge GPS (3) alternativet i hovedmenyen.</w:t>
      </w:r>
      <w:r w:rsidR="57078DA9" w:rsidRPr="00F00C8D">
        <w:rPr>
          <w:rFonts w:ascii="Times New Roman" w:eastAsia="Times New Roman" w:hAnsi="Times New Roman" w:cs="Times New Roman"/>
        </w:rPr>
        <w:t xml:space="preserve"> </w:t>
      </w:r>
      <w:r w:rsidR="42691927" w:rsidRPr="00F00C8D">
        <w:rPr>
          <w:rFonts w:ascii="Times New Roman" w:eastAsia="Times New Roman" w:hAnsi="Times New Roman" w:cs="Times New Roman"/>
        </w:rPr>
        <w:t xml:space="preserve">Denne strukturen i systemet </w:t>
      </w:r>
      <w:r w:rsidR="4F4663B8" w:rsidRPr="00F00C8D">
        <w:rPr>
          <w:rFonts w:ascii="Times New Roman" w:eastAsia="Times New Roman" w:hAnsi="Times New Roman" w:cs="Times New Roman"/>
        </w:rPr>
        <w:t xml:space="preserve">gjør det enkelt </w:t>
      </w:r>
      <w:r w:rsidR="67A13D28" w:rsidRPr="00F00C8D">
        <w:rPr>
          <w:rFonts w:ascii="Times New Roman" w:eastAsia="Times New Roman" w:hAnsi="Times New Roman" w:cs="Times New Roman"/>
        </w:rPr>
        <w:t xml:space="preserve">for brukere </w:t>
      </w:r>
      <w:r w:rsidR="0DC37EC7" w:rsidRPr="00F00C8D">
        <w:rPr>
          <w:rFonts w:ascii="Times New Roman" w:eastAsia="Times New Roman" w:hAnsi="Times New Roman" w:cs="Times New Roman"/>
        </w:rPr>
        <w:t xml:space="preserve">av </w:t>
      </w:r>
      <w:r w:rsidR="48C07165" w:rsidRPr="00F00C8D">
        <w:rPr>
          <w:rFonts w:ascii="Times New Roman" w:eastAsia="Times New Roman" w:hAnsi="Times New Roman" w:cs="Times New Roman"/>
        </w:rPr>
        <w:t xml:space="preserve">systemet å utføre </w:t>
      </w:r>
      <w:r w:rsidR="18058E27" w:rsidRPr="00F00C8D">
        <w:rPr>
          <w:rFonts w:ascii="Times New Roman" w:eastAsia="Times New Roman" w:hAnsi="Times New Roman" w:cs="Times New Roman"/>
        </w:rPr>
        <w:t>nødvendige GPS-rela</w:t>
      </w:r>
      <w:r w:rsidR="3686A322" w:rsidRPr="00F00C8D">
        <w:rPr>
          <w:rFonts w:ascii="Times New Roman" w:eastAsia="Times New Roman" w:hAnsi="Times New Roman" w:cs="Times New Roman"/>
        </w:rPr>
        <w:t>terte oppgaver, samtidig som det gir en fleksibel løsning</w:t>
      </w:r>
      <w:r w:rsidR="1C53688D" w:rsidRPr="00F00C8D">
        <w:rPr>
          <w:rFonts w:ascii="Times New Roman" w:eastAsia="Times New Roman" w:hAnsi="Times New Roman" w:cs="Times New Roman"/>
        </w:rPr>
        <w:t>.</w:t>
      </w:r>
    </w:p>
    <w:p w14:paraId="2DB32CB8" w14:textId="4E37069A" w:rsidR="62C82D45" w:rsidRPr="00F00C8D" w:rsidRDefault="00F343AC" w:rsidP="0007788F">
      <w:pPr>
        <w:pStyle w:val="Overskrift3"/>
        <w:spacing w:line="360" w:lineRule="auto"/>
        <w:rPr>
          <w:rFonts w:ascii="Times New Roman" w:hAnsi="Times New Roman" w:cs="Times New Roman"/>
          <w:b/>
          <w:bCs/>
          <w:color w:val="auto"/>
        </w:rPr>
      </w:pPr>
      <w:bookmarkStart w:id="74" w:name="_Toc183172730"/>
      <w:bookmarkStart w:id="75" w:name="_Toc182951112"/>
      <w:r w:rsidRPr="00F00C8D">
        <w:rPr>
          <w:rFonts w:ascii="Times New Roman" w:hAnsi="Times New Roman" w:cs="Times New Roman"/>
          <w:b/>
          <w:bCs/>
          <w:color w:val="auto"/>
        </w:rPr>
        <w:t>Notifications</w:t>
      </w:r>
      <w:bookmarkEnd w:id="74"/>
      <w:r w:rsidR="00530986" w:rsidRPr="00F00C8D">
        <w:rPr>
          <w:rFonts w:ascii="Times New Roman" w:hAnsi="Times New Roman" w:cs="Times New Roman"/>
          <w:b/>
          <w:bCs/>
          <w:color w:val="auto"/>
        </w:rPr>
        <w:t xml:space="preserve"> </w:t>
      </w:r>
      <w:bookmarkEnd w:id="75"/>
    </w:p>
    <w:p w14:paraId="3198B3E4" w14:textId="0EBD3ECB" w:rsidR="4D85E78A" w:rsidRPr="00F00C8D" w:rsidRDefault="0A7D4138" w:rsidP="0007788F">
      <w:pPr>
        <w:spacing w:before="240" w:after="240" w:line="360" w:lineRule="auto"/>
        <w:rPr>
          <w:rFonts w:ascii="Times New Roman" w:hAnsi="Times New Roman" w:cs="Times New Roman"/>
        </w:rPr>
      </w:pPr>
      <w:r w:rsidRPr="00F00C8D">
        <w:rPr>
          <w:rFonts w:ascii="Times New Roman" w:eastAsia="Times New Roman" w:hAnsi="Times New Roman" w:cs="Times New Roman"/>
        </w:rPr>
        <w:t xml:space="preserve">I dette systemet brukes Firebase </w:t>
      </w:r>
      <w:proofErr w:type="spellStart"/>
      <w:r w:rsidRPr="00F00C8D">
        <w:rPr>
          <w:rFonts w:ascii="Times New Roman" w:eastAsia="Times New Roman" w:hAnsi="Times New Roman" w:cs="Times New Roman"/>
        </w:rPr>
        <w:t>Cloud</w:t>
      </w:r>
      <w:proofErr w:type="spellEnd"/>
      <w:r w:rsidRPr="00F00C8D">
        <w:rPr>
          <w:rFonts w:ascii="Times New Roman" w:eastAsia="Times New Roman" w:hAnsi="Times New Roman" w:cs="Times New Roman"/>
        </w:rPr>
        <w:t xml:space="preserve"> Messaging (FCM)</w:t>
      </w:r>
      <w:r w:rsidR="4098A0E3" w:rsidRPr="00F00C8D">
        <w:rPr>
          <w:rFonts w:ascii="Times New Roman" w:eastAsia="Times New Roman" w:hAnsi="Times New Roman" w:cs="Times New Roman"/>
        </w:rPr>
        <w:t xml:space="preserve"> for å sende push-notifikasjoner til brukere</w:t>
      </w:r>
      <w:r w:rsidRPr="00F00C8D">
        <w:rPr>
          <w:rFonts w:ascii="Times New Roman" w:eastAsia="Times New Roman" w:hAnsi="Times New Roman" w:cs="Times New Roman"/>
        </w:rPr>
        <w:t>,</w:t>
      </w:r>
      <w:r w:rsidR="4098A0E3" w:rsidRPr="00F00C8D">
        <w:rPr>
          <w:rFonts w:ascii="Times New Roman" w:eastAsia="Times New Roman" w:hAnsi="Times New Roman" w:cs="Times New Roman"/>
        </w:rPr>
        <w:t xml:space="preserve"> basert på strømpriser og </w:t>
      </w:r>
      <w:r w:rsidRPr="00F00C8D">
        <w:rPr>
          <w:rFonts w:ascii="Times New Roman" w:eastAsia="Times New Roman" w:hAnsi="Times New Roman" w:cs="Times New Roman"/>
        </w:rPr>
        <w:t>batterinivået</w:t>
      </w:r>
      <w:r w:rsidR="4098A0E3" w:rsidRPr="00F00C8D">
        <w:rPr>
          <w:rFonts w:ascii="Times New Roman" w:eastAsia="Times New Roman" w:hAnsi="Times New Roman" w:cs="Times New Roman"/>
        </w:rPr>
        <w:t xml:space="preserve"> på registrerte elektriske kjøretøy. </w:t>
      </w:r>
      <w:r w:rsidRPr="00F00C8D">
        <w:rPr>
          <w:rFonts w:ascii="Times New Roman" w:eastAsia="Times New Roman" w:hAnsi="Times New Roman" w:cs="Times New Roman"/>
        </w:rPr>
        <w:t xml:space="preserve">For å oppnå denne funksjonaliteten samarbeider </w:t>
      </w:r>
      <w:r w:rsidR="4098A0E3" w:rsidRPr="00F00C8D">
        <w:rPr>
          <w:rFonts w:ascii="Times New Roman" w:eastAsia="Times New Roman" w:hAnsi="Times New Roman" w:cs="Times New Roman"/>
        </w:rPr>
        <w:t xml:space="preserve">fire hovedklasser </w:t>
      </w:r>
      <w:r w:rsidRPr="00F00C8D">
        <w:rPr>
          <w:rFonts w:ascii="Times New Roman" w:eastAsia="Times New Roman" w:hAnsi="Times New Roman" w:cs="Times New Roman"/>
        </w:rPr>
        <w:t>for</w:t>
      </w:r>
      <w:r w:rsidR="4098A0E3" w:rsidRPr="00F00C8D">
        <w:rPr>
          <w:rFonts w:ascii="Times New Roman" w:eastAsia="Times New Roman" w:hAnsi="Times New Roman" w:cs="Times New Roman"/>
        </w:rPr>
        <w:t xml:space="preserve"> å generere og sende push</w:t>
      </w:r>
      <w:r w:rsidRPr="00F00C8D">
        <w:rPr>
          <w:rFonts w:ascii="Times New Roman" w:eastAsia="Times New Roman" w:hAnsi="Times New Roman" w:cs="Times New Roman"/>
        </w:rPr>
        <w:t>-varsler</w:t>
      </w:r>
      <w:r w:rsidR="4098A0E3" w:rsidRPr="00F00C8D">
        <w:rPr>
          <w:rFonts w:ascii="Times New Roman" w:eastAsia="Times New Roman" w:hAnsi="Times New Roman" w:cs="Times New Roman"/>
        </w:rPr>
        <w:t xml:space="preserve"> til </w:t>
      </w:r>
      <w:r w:rsidRPr="00F00C8D">
        <w:rPr>
          <w:rFonts w:ascii="Times New Roman" w:eastAsia="Times New Roman" w:hAnsi="Times New Roman" w:cs="Times New Roman"/>
        </w:rPr>
        <w:t>brukerne.</w:t>
      </w:r>
    </w:p>
    <w:p w14:paraId="2E7D4083" w14:textId="410118B7" w:rsidR="33B949AB" w:rsidRPr="00F00C8D" w:rsidRDefault="23BED2C9" w:rsidP="0007788F">
      <w:p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Firebase </w:t>
      </w:r>
      <w:proofErr w:type="spellStart"/>
      <w:r w:rsidRPr="00F00C8D">
        <w:rPr>
          <w:rFonts w:ascii="Times New Roman" w:eastAsia="Times New Roman" w:hAnsi="Times New Roman" w:cs="Times New Roman"/>
        </w:rPr>
        <w:t>Cloud</w:t>
      </w:r>
      <w:proofErr w:type="spellEnd"/>
      <w:r w:rsidRPr="00F00C8D">
        <w:rPr>
          <w:rFonts w:ascii="Times New Roman" w:eastAsia="Times New Roman" w:hAnsi="Times New Roman" w:cs="Times New Roman"/>
        </w:rPr>
        <w:t xml:space="preserve"> Messaging (FCM) er en plattform for sending av push-notifikasjoner til mobil- og nettapplikasjoner. FCM er en del av Googles utviklingsplattform, Firebase, og det er et pålitelig og skalerbart system for å sende meldinger til brukere på tvers av forskjellige enheter og plattformer. I dette systemet brukes FCM for å sende push-varsler, og noen av grunnene til at vi valgte FCM er:</w:t>
      </w:r>
    </w:p>
    <w:p w14:paraId="2204C079" w14:textId="01C0657C" w:rsidR="580EAC97" w:rsidRPr="00F00C8D" w:rsidRDefault="23BED2C9"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FCM er</w:t>
      </w:r>
      <w:r w:rsidRPr="00F00C8D">
        <w:rPr>
          <w:rFonts w:ascii="Times New Roman" w:eastAsia="Times New Roman" w:hAnsi="Times New Roman" w:cs="Times New Roman"/>
          <w:b/>
          <w:bCs/>
        </w:rPr>
        <w:t xml:space="preserve"> </w:t>
      </w:r>
      <w:r w:rsidRPr="00F00C8D">
        <w:rPr>
          <w:rFonts w:ascii="Times New Roman" w:eastAsia="Times New Roman" w:hAnsi="Times New Roman" w:cs="Times New Roman"/>
        </w:rPr>
        <w:t>skalerbart og håndterer automatisk sending av meldinger til enheter, uavhengig av antall. Enten applikasjonen har få eller mange brukere, vil FCM automatisk tilpasse seg og levere notifikasjonene effektivt. Dette gjør det lettere å vedlikeholde funksjonaliteten over tid, ettersom økningen i antall brukere håndteres automatisk, uten behov for manuell administrasjon.</w:t>
      </w:r>
    </w:p>
    <w:p w14:paraId="4FDD4F44" w14:textId="16B4943D" w:rsidR="5136D62F" w:rsidRPr="00F00C8D" w:rsidRDefault="7DCBEF98"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FCM støtter de fleste kjente plattformer, inkludert Android og iOS. Dette gjør det mulig å sende notifikasjoner til brukere på tvers av forskjellige enheter, uavhengig av om de bruker en Android eller iOS-telefon.</w:t>
      </w:r>
    </w:p>
    <w:p w14:paraId="458F4189" w14:textId="2157CBC6" w:rsidR="329887F1" w:rsidRPr="00F00C8D" w:rsidRDefault="78E4E002"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FCM er gratis å bruke, noe som gjør det til en kostnadseffektiv løsning for å sende push-notifikasjoner.</w:t>
      </w:r>
    </w:p>
    <w:p w14:paraId="55D1B12E" w14:textId="7B8128EB" w:rsidR="640EC7C7" w:rsidRPr="00F00C8D" w:rsidRDefault="7317F7E4"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lastRenderedPageBreak/>
        <w:t>FCM er lett å integrere med eksisterende applikasjoner, spesielt når Firebase allerede er i bruk. Siden Firebase også er integrert for innlogging i dette systemet, blir det enkelt å legge til for push-notifikasjoner.</w:t>
      </w:r>
    </w:p>
    <w:p w14:paraId="1063370B" w14:textId="2EBCA9AF" w:rsidR="40C7A152" w:rsidRPr="00F00C8D" w:rsidRDefault="79FD6F10"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FCM sørger for pålitelig levering av meldinger, selv når enhetene er offline når meldingen først sendes. Hvis enheten er frakoblet, vil FCM automatisk forsøke å levere meldingen når enheten blir tilgjengelig igjen.</w:t>
      </w:r>
    </w:p>
    <w:p w14:paraId="5CDDB756" w14:textId="59972DA4" w:rsidR="40C7A152" w:rsidRPr="00F00C8D" w:rsidRDefault="40C7A152" w:rsidP="0007788F">
      <w:pPr>
        <w:pStyle w:val="Listeavsnitt"/>
        <w:numPr>
          <w:ilvl w:val="0"/>
          <w:numId w:val="11"/>
        </w:numPr>
        <w:spacing w:before="240" w:after="240"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En av </w:t>
      </w:r>
      <w:proofErr w:type="spellStart"/>
      <w:r w:rsidRPr="00F00C8D">
        <w:rPr>
          <w:rFonts w:ascii="Times New Roman" w:eastAsia="Times New Roman" w:hAnsi="Times New Roman" w:cs="Times New Roman"/>
        </w:rPr>
        <w:t>FCMs</w:t>
      </w:r>
      <w:proofErr w:type="spellEnd"/>
      <w:r w:rsidRPr="00F00C8D">
        <w:rPr>
          <w:rFonts w:ascii="Times New Roman" w:eastAsia="Times New Roman" w:hAnsi="Times New Roman" w:cs="Times New Roman"/>
        </w:rPr>
        <w:t xml:space="preserve"> kraftige funksjoner er muligheten til å sende målrettede meldinger. FCM lar utviklere segmentere brukere basert på atferd, interesser eller demografi, og sende personlige meldinger. Dette kan være nyttig for å sende spesifikke varsler til ulike grupper, for eksempel varsler om lave strømpriser til brukere i bestemte geografiske områder. Selv om dette er en svært nyttig funksjon, har det ikke vært en prioritet i utviklingen av vår MVP (Minimum </w:t>
      </w:r>
      <w:proofErr w:type="spellStart"/>
      <w:r w:rsidRPr="00F00C8D">
        <w:rPr>
          <w:rFonts w:ascii="Times New Roman" w:eastAsia="Times New Roman" w:hAnsi="Times New Roman" w:cs="Times New Roman"/>
        </w:rPr>
        <w:t>Viable</w:t>
      </w:r>
      <w:proofErr w:type="spellEnd"/>
      <w:r w:rsidRPr="00F00C8D">
        <w:rPr>
          <w:rFonts w:ascii="Times New Roman" w:eastAsia="Times New Roman" w:hAnsi="Times New Roman" w:cs="Times New Roman"/>
        </w:rPr>
        <w:t xml:space="preserve"> Product)</w:t>
      </w:r>
    </w:p>
    <w:p w14:paraId="2A7B8805" w14:textId="3B8ACE61" w:rsidR="58267DC3" w:rsidRPr="00F00C8D" w:rsidRDefault="58267DC3" w:rsidP="0007788F">
      <w:pPr>
        <w:spacing w:before="240" w:after="240" w:line="360" w:lineRule="auto"/>
        <w:rPr>
          <w:rFonts w:ascii="Times New Roman" w:eastAsia="Times New Roman" w:hAnsi="Times New Roman" w:cs="Times New Roman"/>
        </w:rPr>
      </w:pPr>
    </w:p>
    <w:p w14:paraId="03564603" w14:textId="182F282C" w:rsidR="42431FAB" w:rsidRPr="00F00C8D" w:rsidRDefault="23BED2C9" w:rsidP="0007788F">
      <w:pPr>
        <w:spacing w:line="360" w:lineRule="auto"/>
        <w:rPr>
          <w:rFonts w:ascii="Times New Roman" w:hAnsi="Times New Roman" w:cs="Times New Roman"/>
        </w:rPr>
      </w:pPr>
      <w:r w:rsidRPr="00F00C8D">
        <w:rPr>
          <w:rFonts w:ascii="Times New Roman" w:hAnsi="Times New Roman" w:cs="Times New Roman"/>
        </w:rPr>
        <w:t>De fire Klassene som organiserer sending av push-notifikasjoner:</w:t>
      </w:r>
    </w:p>
    <w:p w14:paraId="04C4AB72" w14:textId="4B105F4E" w:rsidR="34465F67" w:rsidRPr="00F00C8D" w:rsidRDefault="23BED2C9"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Den første klassen, </w:t>
      </w:r>
      <w:proofErr w:type="spellStart"/>
      <w:r w:rsidRPr="00F00C8D">
        <w:rPr>
          <w:rFonts w:ascii="Times New Roman" w:eastAsia="Times New Roman" w:hAnsi="Times New Roman" w:cs="Times New Roman"/>
        </w:rPr>
        <w:t>FirebaseInitializer</w:t>
      </w:r>
      <w:proofErr w:type="spellEnd"/>
      <w:r w:rsidRPr="00F00C8D">
        <w:rPr>
          <w:rFonts w:ascii="Times New Roman" w:eastAsia="Times New Roman" w:hAnsi="Times New Roman" w:cs="Times New Roman"/>
        </w:rPr>
        <w:t xml:space="preserve">, har ansvaret for å </w:t>
      </w:r>
      <w:proofErr w:type="spellStart"/>
      <w:r w:rsidRPr="00F00C8D">
        <w:rPr>
          <w:rFonts w:ascii="Times New Roman" w:eastAsia="Times New Roman" w:hAnsi="Times New Roman" w:cs="Times New Roman"/>
        </w:rPr>
        <w:t>initialisere</w:t>
      </w:r>
      <w:proofErr w:type="spellEnd"/>
      <w:r w:rsidRPr="00F00C8D">
        <w:rPr>
          <w:rFonts w:ascii="Times New Roman" w:eastAsia="Times New Roman" w:hAnsi="Times New Roman" w:cs="Times New Roman"/>
        </w:rPr>
        <w:t xml:space="preserve"> Firebase-applikasjonen ved å bruke en </w:t>
      </w:r>
      <w:proofErr w:type="spellStart"/>
      <w:r w:rsidRPr="00F00C8D">
        <w:rPr>
          <w:rFonts w:ascii="Times New Roman" w:eastAsia="Times New Roman" w:hAnsi="Times New Roman" w:cs="Times New Roman"/>
        </w:rPr>
        <w:t>tjenestekonto</w:t>
      </w:r>
      <w:proofErr w:type="spellEnd"/>
      <w:r w:rsidRPr="00F00C8D">
        <w:rPr>
          <w:rFonts w:ascii="Times New Roman" w:eastAsia="Times New Roman" w:hAnsi="Times New Roman" w:cs="Times New Roman"/>
        </w:rPr>
        <w:t xml:space="preserve"> som spesifiseres i miljøvariabelen “GOOGLE_APPLICATION_CREDENTIALS”. Tjenestekontoen inneholder sensitiv informasjon, som for eksempel autentiseringsnøkler og tilgangsrettigheter, og derfor lagres den som en miljøvariabel i stedet for som en API-nøkkel eller et dokument direkte i koden. Dette bidrar til å beskytte informasjonen og redusere sikkerhetsrisikoen. Denne klassen sørger for at Firebase kun </w:t>
      </w:r>
      <w:proofErr w:type="spellStart"/>
      <w:r w:rsidRPr="00F00C8D">
        <w:rPr>
          <w:rFonts w:ascii="Times New Roman" w:eastAsia="Times New Roman" w:hAnsi="Times New Roman" w:cs="Times New Roman"/>
        </w:rPr>
        <w:t>initialiseres</w:t>
      </w:r>
      <w:proofErr w:type="spellEnd"/>
      <w:r w:rsidRPr="00F00C8D">
        <w:rPr>
          <w:rFonts w:ascii="Times New Roman" w:eastAsia="Times New Roman" w:hAnsi="Times New Roman" w:cs="Times New Roman"/>
        </w:rPr>
        <w:t xml:space="preserve"> én gang, noe som forhindrer unødvendig redundans. Hvis det oppstår feil under </w:t>
      </w:r>
      <w:proofErr w:type="spellStart"/>
      <w:r w:rsidRPr="00F00C8D">
        <w:rPr>
          <w:rFonts w:ascii="Times New Roman" w:eastAsia="Times New Roman" w:hAnsi="Times New Roman" w:cs="Times New Roman"/>
        </w:rPr>
        <w:t>initialisering</w:t>
      </w:r>
      <w:proofErr w:type="spellEnd"/>
      <w:r w:rsidRPr="00F00C8D">
        <w:rPr>
          <w:rFonts w:ascii="Times New Roman" w:eastAsia="Times New Roman" w:hAnsi="Times New Roman" w:cs="Times New Roman"/>
        </w:rPr>
        <w:t xml:space="preserve">, for eksempel at miljøvariabelen ikke er riktig satt eller det er problemer med tilgang til tjenestekontoen, vil relevante feilmeldinger bli logget for å hjelpe med feilsøking. </w:t>
      </w:r>
    </w:p>
    <w:p w14:paraId="15A9E015" w14:textId="5BA3E4E2" w:rsidR="575FA208" w:rsidRPr="00F00C8D" w:rsidRDefault="3AFE2634"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Ettersom tjenestekontoen settes til en miljøvariabel vil det være nødvendig å kjøre en </w:t>
      </w:r>
      <w:r w:rsidR="23C94474" w:rsidRPr="00F00C8D">
        <w:rPr>
          <w:rFonts w:ascii="Times New Roman" w:eastAsia="Times New Roman" w:hAnsi="Times New Roman" w:cs="Times New Roman"/>
        </w:rPr>
        <w:t>kommando</w:t>
      </w:r>
      <w:r w:rsidRPr="00F00C8D">
        <w:rPr>
          <w:rFonts w:ascii="Times New Roman" w:eastAsia="Times New Roman" w:hAnsi="Times New Roman" w:cs="Times New Roman"/>
        </w:rPr>
        <w:t xml:space="preserve"> i terminalen hvor man setter denne miljøvariabelen til </w:t>
      </w:r>
      <w:r w:rsidR="7218D35A" w:rsidRPr="00F00C8D">
        <w:rPr>
          <w:rFonts w:ascii="Times New Roman" w:eastAsia="Times New Roman" w:hAnsi="Times New Roman" w:cs="Times New Roman"/>
        </w:rPr>
        <w:t>service-</w:t>
      </w:r>
      <w:proofErr w:type="spellStart"/>
      <w:r w:rsidR="7218D35A" w:rsidRPr="00F00C8D">
        <w:rPr>
          <w:rFonts w:ascii="Times New Roman" w:eastAsia="Times New Roman" w:hAnsi="Times New Roman" w:cs="Times New Roman"/>
        </w:rPr>
        <w:t>account</w:t>
      </w:r>
      <w:proofErr w:type="spellEnd"/>
      <w:r w:rsidR="7218D35A" w:rsidRPr="00F00C8D">
        <w:rPr>
          <w:rFonts w:ascii="Times New Roman" w:eastAsia="Times New Roman" w:hAnsi="Times New Roman" w:cs="Times New Roman"/>
        </w:rPr>
        <w:t>-</w:t>
      </w:r>
      <w:proofErr w:type="spellStart"/>
      <w:r w:rsidR="7218D35A" w:rsidRPr="00F00C8D">
        <w:rPr>
          <w:rFonts w:ascii="Times New Roman" w:eastAsia="Times New Roman" w:hAnsi="Times New Roman" w:cs="Times New Roman"/>
        </w:rPr>
        <w:t>file.json</w:t>
      </w:r>
      <w:proofErr w:type="spellEnd"/>
      <w:r w:rsidR="7218D35A" w:rsidRPr="00F00C8D">
        <w:rPr>
          <w:rFonts w:ascii="Times New Roman" w:eastAsia="Times New Roman" w:hAnsi="Times New Roman" w:cs="Times New Roman"/>
        </w:rPr>
        <w:t xml:space="preserve"> filen som holder på informasjonen som trengs. Dette kan gjøres med denne </w:t>
      </w:r>
      <w:proofErr w:type="spellStart"/>
      <w:r w:rsidR="7218D35A" w:rsidRPr="00F00C8D">
        <w:rPr>
          <w:rFonts w:ascii="Times New Roman" w:eastAsia="Times New Roman" w:hAnsi="Times New Roman" w:cs="Times New Roman"/>
        </w:rPr>
        <w:t>komandoen</w:t>
      </w:r>
      <w:proofErr w:type="spellEnd"/>
      <w:r w:rsidR="7218D35A" w:rsidRPr="00F00C8D">
        <w:rPr>
          <w:rFonts w:ascii="Times New Roman" w:eastAsia="Times New Roman" w:hAnsi="Times New Roman" w:cs="Times New Roman"/>
        </w:rPr>
        <w:t xml:space="preserve"> i terminalen: </w:t>
      </w:r>
    </w:p>
    <w:p w14:paraId="4BF9971F" w14:textId="5B711D80" w:rsidR="3B58F0CF" w:rsidRPr="00F00C8D" w:rsidRDefault="7218D35A" w:rsidP="0007788F">
      <w:pPr>
        <w:spacing w:line="360" w:lineRule="auto"/>
        <w:rPr>
          <w:rFonts w:ascii="Times New Roman" w:eastAsia="Times New Roman" w:hAnsi="Times New Roman" w:cs="Times New Roman"/>
        </w:rPr>
      </w:pPr>
      <w:proofErr w:type="spellStart"/>
      <w:r w:rsidRPr="00F00C8D">
        <w:rPr>
          <w:rFonts w:ascii="Times New Roman" w:eastAsia="Times New Roman" w:hAnsi="Times New Roman" w:cs="Times New Roman"/>
        </w:rPr>
        <w:t>set</w:t>
      </w:r>
      <w:proofErr w:type="spellEnd"/>
      <w:r w:rsidRPr="00F00C8D">
        <w:rPr>
          <w:rFonts w:ascii="Times New Roman" w:eastAsia="Times New Roman" w:hAnsi="Times New Roman" w:cs="Times New Roman"/>
        </w:rPr>
        <w:t xml:space="preserve"> GOOGLE_APPLICATION_CREDENTIALS=C:\path\to\your\service-account-file.json</w:t>
      </w:r>
    </w:p>
    <w:p w14:paraId="67F0698D" w14:textId="1C394D4A" w:rsidR="429181CD" w:rsidRDefault="76710A49" w:rsidP="0007788F">
      <w:pPr>
        <w:spacing w:line="360" w:lineRule="auto"/>
        <w:rPr>
          <w:rFonts w:ascii="Times New Roman" w:eastAsia="Times New Roman" w:hAnsi="Times New Roman" w:cs="Times New Roman"/>
        </w:rPr>
      </w:pPr>
      <w:r w:rsidRPr="0258ABB6">
        <w:rPr>
          <w:rFonts w:ascii="Times New Roman" w:eastAsia="Times New Roman" w:hAnsi="Times New Roman" w:cs="Times New Roman"/>
        </w:rPr>
        <w:t>service-</w:t>
      </w:r>
      <w:proofErr w:type="spellStart"/>
      <w:r w:rsidRPr="0258ABB6">
        <w:rPr>
          <w:rFonts w:ascii="Times New Roman" w:eastAsia="Times New Roman" w:hAnsi="Times New Roman" w:cs="Times New Roman"/>
        </w:rPr>
        <w:t>account</w:t>
      </w:r>
      <w:proofErr w:type="spellEnd"/>
      <w:r w:rsidRPr="0258ABB6">
        <w:rPr>
          <w:rFonts w:ascii="Times New Roman" w:eastAsia="Times New Roman" w:hAnsi="Times New Roman" w:cs="Times New Roman"/>
        </w:rPr>
        <w:t>-</w:t>
      </w:r>
      <w:proofErr w:type="spellStart"/>
      <w:r w:rsidRPr="0258ABB6">
        <w:rPr>
          <w:rFonts w:ascii="Times New Roman" w:eastAsia="Times New Roman" w:hAnsi="Times New Roman" w:cs="Times New Roman"/>
        </w:rPr>
        <w:t>file.json</w:t>
      </w:r>
      <w:proofErr w:type="spellEnd"/>
      <w:r w:rsidRPr="5DA95145">
        <w:rPr>
          <w:rFonts w:ascii="Times New Roman" w:eastAsia="Times New Roman" w:hAnsi="Times New Roman" w:cs="Times New Roman"/>
        </w:rPr>
        <w:t xml:space="preserve"> </w:t>
      </w:r>
      <w:r w:rsidRPr="200B629C">
        <w:rPr>
          <w:rFonts w:ascii="Times New Roman" w:eastAsia="Times New Roman" w:hAnsi="Times New Roman" w:cs="Times New Roman"/>
        </w:rPr>
        <w:t xml:space="preserve">ligger </w:t>
      </w:r>
      <w:r w:rsidR="21CB160A" w:rsidRPr="7CDBAA95">
        <w:rPr>
          <w:rFonts w:ascii="Times New Roman" w:eastAsia="Times New Roman" w:hAnsi="Times New Roman" w:cs="Times New Roman"/>
        </w:rPr>
        <w:t xml:space="preserve">under </w:t>
      </w:r>
      <w:r w:rsidR="21CB160A" w:rsidRPr="7D01624C">
        <w:rPr>
          <w:rFonts w:ascii="Times New Roman" w:eastAsia="Times New Roman" w:hAnsi="Times New Roman" w:cs="Times New Roman"/>
        </w:rPr>
        <w:t>resurser</w:t>
      </w:r>
      <w:r w:rsidR="21CB160A" w:rsidRPr="3B3DF680">
        <w:rPr>
          <w:rFonts w:ascii="Times New Roman" w:eastAsia="Times New Roman" w:hAnsi="Times New Roman" w:cs="Times New Roman"/>
        </w:rPr>
        <w:t xml:space="preserve"> </w:t>
      </w:r>
      <w:r w:rsidR="21CB160A" w:rsidRPr="7D0C57F7">
        <w:rPr>
          <w:rFonts w:ascii="Times New Roman" w:eastAsia="Times New Roman" w:hAnsi="Times New Roman" w:cs="Times New Roman"/>
        </w:rPr>
        <w:t>i</w:t>
      </w:r>
      <w:r w:rsidR="21CB160A" w:rsidRPr="561DCC0F">
        <w:rPr>
          <w:rFonts w:ascii="Times New Roman" w:eastAsia="Times New Roman" w:hAnsi="Times New Roman" w:cs="Times New Roman"/>
        </w:rPr>
        <w:t xml:space="preserve"> back-</w:t>
      </w:r>
      <w:r w:rsidR="21CB160A" w:rsidRPr="4488DC10">
        <w:rPr>
          <w:rFonts w:ascii="Times New Roman" w:eastAsia="Times New Roman" w:hAnsi="Times New Roman" w:cs="Times New Roman"/>
        </w:rPr>
        <w:t xml:space="preserve">end </w:t>
      </w:r>
      <w:r w:rsidR="21CB160A" w:rsidRPr="4BEDDB43">
        <w:rPr>
          <w:rFonts w:ascii="Times New Roman" w:eastAsia="Times New Roman" w:hAnsi="Times New Roman" w:cs="Times New Roman"/>
        </w:rPr>
        <w:t>mappen.</w:t>
      </w:r>
    </w:p>
    <w:p w14:paraId="1535A2CF" w14:textId="341C9B39" w:rsidR="34465F67" w:rsidRPr="00F00C8D" w:rsidRDefault="23BED2C9"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lastRenderedPageBreak/>
        <w:t xml:space="preserve">Den andre klassen, Notifikasjon, er en enkel datamodell som representerer en push-notifikasjon. Den inneholder tre </w:t>
      </w:r>
      <w:proofErr w:type="spellStart"/>
      <w:r w:rsidRPr="00F00C8D">
        <w:rPr>
          <w:rFonts w:ascii="Times New Roman" w:eastAsia="Times New Roman" w:hAnsi="Times New Roman" w:cs="Times New Roman"/>
        </w:rPr>
        <w:t>hovedattributter</w:t>
      </w:r>
      <w:proofErr w:type="spellEnd"/>
      <w:r w:rsidRPr="00F00C8D">
        <w:rPr>
          <w:rFonts w:ascii="Times New Roman" w:eastAsia="Times New Roman" w:hAnsi="Times New Roman" w:cs="Times New Roman"/>
        </w:rPr>
        <w:t xml:space="preserve">: token, som identifiserer enheten som skal motta notifikasjonen; </w:t>
      </w:r>
      <w:proofErr w:type="spellStart"/>
      <w:r w:rsidRPr="00F00C8D">
        <w:rPr>
          <w:rFonts w:ascii="Times New Roman" w:eastAsia="Times New Roman" w:hAnsi="Times New Roman" w:cs="Times New Roman"/>
        </w:rPr>
        <w:t>title</w:t>
      </w:r>
      <w:proofErr w:type="spellEnd"/>
      <w:r w:rsidRPr="00F00C8D">
        <w:rPr>
          <w:rFonts w:ascii="Times New Roman" w:eastAsia="Times New Roman" w:hAnsi="Times New Roman" w:cs="Times New Roman"/>
        </w:rPr>
        <w:t xml:space="preserve">, som er tittelen på notifikasjonen; og body, som inneholder selve notifikasjons meldingen. </w:t>
      </w:r>
    </w:p>
    <w:p w14:paraId="487AB780" w14:textId="46AEF923" w:rsidR="34465F67" w:rsidRPr="00F00C8D" w:rsidRDefault="23BED2C9"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Den tredje klassen, </w:t>
      </w:r>
      <w:proofErr w:type="spellStart"/>
      <w:r w:rsidRPr="00F00C8D">
        <w:rPr>
          <w:rFonts w:ascii="Times New Roman" w:eastAsia="Times New Roman" w:hAnsi="Times New Roman" w:cs="Times New Roman"/>
        </w:rPr>
        <w:t>NotifikasjonService</w:t>
      </w:r>
      <w:proofErr w:type="spellEnd"/>
      <w:r w:rsidRPr="00F00C8D">
        <w:rPr>
          <w:rFonts w:ascii="Times New Roman" w:eastAsia="Times New Roman" w:hAnsi="Times New Roman" w:cs="Times New Roman"/>
        </w:rPr>
        <w:t xml:space="preserve">, er ansvarlig for å generere notifikasjoner basert på spesifikke betingelser, som for eksempel lave eller høye strømpriser. Denne klassen inneholder metodene </w:t>
      </w:r>
      <w:proofErr w:type="spellStart"/>
      <w:r w:rsidRPr="00F00C8D">
        <w:rPr>
          <w:rFonts w:ascii="Times New Roman" w:eastAsia="Times New Roman" w:hAnsi="Times New Roman" w:cs="Times New Roman"/>
        </w:rPr>
        <w:t>getStromprisNotifikasjon</w:t>
      </w:r>
      <w:proofErr w:type="spellEnd"/>
      <w:r w:rsidRPr="00F00C8D">
        <w:rPr>
          <w:rFonts w:ascii="Times New Roman" w:eastAsia="Times New Roman" w:hAnsi="Times New Roman" w:cs="Times New Roman"/>
        </w:rPr>
        <w:t xml:space="preserve"> og </w:t>
      </w:r>
      <w:proofErr w:type="spellStart"/>
      <w:r w:rsidRPr="00F00C8D">
        <w:rPr>
          <w:rFonts w:ascii="Times New Roman" w:eastAsia="Times New Roman" w:hAnsi="Times New Roman" w:cs="Times New Roman"/>
        </w:rPr>
        <w:t>getStromnivaNotifikasjon</w:t>
      </w:r>
      <w:proofErr w:type="spellEnd"/>
      <w:r w:rsidRPr="00F00C8D">
        <w:rPr>
          <w:rFonts w:ascii="Times New Roman" w:eastAsia="Times New Roman" w:hAnsi="Times New Roman" w:cs="Times New Roman"/>
        </w:rPr>
        <w:t xml:space="preserve">, som avgjør om en notifikasjon skal sendes avhengig av strømprisen eller batterinivået. Hvis de definerte betingelsene er oppfylt – for eksempel hvis strømprisen er under et visst nivå eller batterinivået er lavt – vil en passende notifikasjon genereres og være klar for utsendelse. Dette gjør det mulig for applikasjonen å levere relevante og tidsriktige varsler til brukeren. </w:t>
      </w:r>
    </w:p>
    <w:p w14:paraId="2CCFE68C" w14:textId="2C0EB227" w:rsidR="34465F67" w:rsidRPr="00F00C8D" w:rsidRDefault="0997B3B2"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Den fjerde klassen, </w:t>
      </w:r>
      <w:proofErr w:type="spellStart"/>
      <w:r w:rsidRPr="00F00C8D">
        <w:rPr>
          <w:rFonts w:ascii="Times New Roman" w:eastAsia="Times New Roman" w:hAnsi="Times New Roman" w:cs="Times New Roman"/>
        </w:rPr>
        <w:t>PushNotifikasjonSender</w:t>
      </w:r>
      <w:proofErr w:type="spellEnd"/>
      <w:r w:rsidRPr="00F00C8D">
        <w:rPr>
          <w:rFonts w:ascii="Times New Roman" w:eastAsia="Times New Roman" w:hAnsi="Times New Roman" w:cs="Times New Roman"/>
        </w:rPr>
        <w:t xml:space="preserve">, håndterer selve prosessen med å sende </w:t>
      </w:r>
      <w:r w:rsidR="23BED2C9" w:rsidRPr="00F00C8D">
        <w:rPr>
          <w:rFonts w:ascii="Times New Roman" w:eastAsia="Times New Roman" w:hAnsi="Times New Roman" w:cs="Times New Roman"/>
        </w:rPr>
        <w:t xml:space="preserve">notifikasjonene til Firebase. Denne klassen bruker Firebase Messaging API for å bygge og sende meldinger. Metoden </w:t>
      </w:r>
      <w:proofErr w:type="spellStart"/>
      <w:r w:rsidR="23BED2C9" w:rsidRPr="00F00C8D">
        <w:rPr>
          <w:rFonts w:ascii="Times New Roman" w:eastAsia="Times New Roman" w:hAnsi="Times New Roman" w:cs="Times New Roman"/>
        </w:rPr>
        <w:t>sendNotifikasjonTilFirebase</w:t>
      </w:r>
      <w:proofErr w:type="spellEnd"/>
      <w:r w:rsidR="23BED2C9" w:rsidRPr="00F00C8D">
        <w:rPr>
          <w:rFonts w:ascii="Times New Roman" w:eastAsia="Times New Roman" w:hAnsi="Times New Roman" w:cs="Times New Roman"/>
        </w:rPr>
        <w:t xml:space="preserve"> benyttes for å sende notifikasjoner når nødvendige betingelser er oppfylt. Klassen bruker enhetens token, tittelen og innholdet fra Notifikasjon-objektet til å sende meldingen via FCM. Dette muliggjør effektiv levering av push-notifikasjoner til brukeren, basert på de relevante betingelsene generert av </w:t>
      </w:r>
      <w:proofErr w:type="spellStart"/>
      <w:r w:rsidR="23BED2C9" w:rsidRPr="00F00C8D">
        <w:rPr>
          <w:rFonts w:ascii="Times New Roman" w:eastAsia="Times New Roman" w:hAnsi="Times New Roman" w:cs="Times New Roman"/>
        </w:rPr>
        <w:t>NotifikasjonService</w:t>
      </w:r>
      <w:proofErr w:type="spellEnd"/>
      <w:r w:rsidR="23BED2C9" w:rsidRPr="00F00C8D">
        <w:rPr>
          <w:rFonts w:ascii="Times New Roman" w:eastAsia="Times New Roman" w:hAnsi="Times New Roman" w:cs="Times New Roman"/>
        </w:rPr>
        <w:t>.</w:t>
      </w:r>
    </w:p>
    <w:p w14:paraId="20D98471" w14:textId="6AE7E084" w:rsidR="23BED2C9" w:rsidRPr="00F00C8D" w:rsidRDefault="23BED2C9"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 xml:space="preserve">Opprinnelig ble </w:t>
      </w:r>
      <w:proofErr w:type="spellStart"/>
      <w:r w:rsidRPr="00F00C8D">
        <w:rPr>
          <w:rFonts w:ascii="Times New Roman" w:eastAsia="Times New Roman" w:hAnsi="Times New Roman" w:cs="Times New Roman"/>
        </w:rPr>
        <w:t>NotifikasjonService</w:t>
      </w:r>
      <w:proofErr w:type="spellEnd"/>
      <w:r w:rsidRPr="00F00C8D">
        <w:rPr>
          <w:rFonts w:ascii="Times New Roman" w:eastAsia="Times New Roman" w:hAnsi="Times New Roman" w:cs="Times New Roman"/>
        </w:rPr>
        <w:t xml:space="preserve"> og </w:t>
      </w:r>
      <w:proofErr w:type="spellStart"/>
      <w:r w:rsidRPr="00F00C8D">
        <w:rPr>
          <w:rFonts w:ascii="Times New Roman" w:eastAsia="Times New Roman" w:hAnsi="Times New Roman" w:cs="Times New Roman"/>
        </w:rPr>
        <w:t>PushNotifikasjonSender</w:t>
      </w:r>
      <w:proofErr w:type="spellEnd"/>
      <w:r w:rsidRPr="00F00C8D">
        <w:rPr>
          <w:rFonts w:ascii="Times New Roman" w:eastAsia="Times New Roman" w:hAnsi="Times New Roman" w:cs="Times New Roman"/>
        </w:rPr>
        <w:t xml:space="preserve"> opprettet som en enkelt klasse med mye delt funksjonalitet, noe som kunne gi inntrykk av redundant kode. Det er derimot gunstig å fordele koden i to separate klasser, ettersom deres funksjonaliteter er forskjellige, og vi har som mål å utvikle et system som er både ryddig og lett å vedlikeholde. Dette følger grunnleggende kodeprinsipp som sier at en klasse bør ha ett klart og avgrenset ansvar for å unngå kompleksitet og rot. Dette gjør det også lettere å utvikle mer målrettede og detaljerte tester, samtidig som det blir enklere å opprettholde funksjonaliteten over tid, ettersom endringer kan gjøres i én klasse uten å påvirke den andre.</w:t>
      </w:r>
    </w:p>
    <w:p w14:paraId="7193A139" w14:textId="1955BAFE" w:rsidR="23BED2C9" w:rsidRPr="00F00C8D" w:rsidRDefault="08109774" w:rsidP="0007788F">
      <w:pPr>
        <w:spacing w:line="360" w:lineRule="auto"/>
        <w:rPr>
          <w:rFonts w:ascii="Times New Roman" w:eastAsia="Times New Roman" w:hAnsi="Times New Roman" w:cs="Times New Roman"/>
        </w:rPr>
      </w:pPr>
      <w:r w:rsidRPr="00F00C8D">
        <w:rPr>
          <w:rFonts w:ascii="Times New Roman" w:eastAsia="Times New Roman" w:hAnsi="Times New Roman" w:cs="Times New Roman"/>
        </w:rPr>
        <w:t>Koden for å teste notifikasjons funksjonaliteten er også implementert i App.java, men kjøring av notifikasjon testen vil ikke gi forventede resultater. Dette skyldes at funksjonaliteten for å hente gyldige FCM-tokens ennå ikke er implementert. Å implementere dette er veldig omfattende og tidkrevende, ettersom det involverer tett samarbeid mellom front</w:t>
      </w:r>
      <w:r w:rsidR="51DA23B1" w:rsidRPr="00F00C8D">
        <w:rPr>
          <w:rFonts w:ascii="Times New Roman" w:eastAsia="Times New Roman" w:hAnsi="Times New Roman" w:cs="Times New Roman"/>
        </w:rPr>
        <w:t>-</w:t>
      </w:r>
      <w:r w:rsidRPr="00F00C8D">
        <w:rPr>
          <w:rFonts w:ascii="Times New Roman" w:eastAsia="Times New Roman" w:hAnsi="Times New Roman" w:cs="Times New Roman"/>
        </w:rPr>
        <w:t>en</w:t>
      </w:r>
      <w:r w:rsidR="22CCAAAE" w:rsidRPr="00F00C8D">
        <w:rPr>
          <w:rFonts w:ascii="Times New Roman" w:eastAsia="Times New Roman" w:hAnsi="Times New Roman" w:cs="Times New Roman"/>
        </w:rPr>
        <w:t>d</w:t>
      </w:r>
      <w:r w:rsidRPr="00F00C8D">
        <w:rPr>
          <w:rFonts w:ascii="Times New Roman" w:eastAsia="Times New Roman" w:hAnsi="Times New Roman" w:cs="Times New Roman"/>
        </w:rPr>
        <w:t xml:space="preserve"> og back-end. Siden hovedfokuset i utviklingen har vært å levere en MVP (Minimum </w:t>
      </w:r>
      <w:proofErr w:type="spellStart"/>
      <w:r w:rsidRPr="00F00C8D">
        <w:rPr>
          <w:rFonts w:ascii="Times New Roman" w:eastAsia="Times New Roman" w:hAnsi="Times New Roman" w:cs="Times New Roman"/>
        </w:rPr>
        <w:t>Viable</w:t>
      </w:r>
      <w:proofErr w:type="spellEnd"/>
      <w:r w:rsidRPr="00F00C8D">
        <w:rPr>
          <w:rFonts w:ascii="Times New Roman" w:eastAsia="Times New Roman" w:hAnsi="Times New Roman" w:cs="Times New Roman"/>
        </w:rPr>
        <w:t xml:space="preserve"> Product), har dette blitt nedprioritert i denne fasen av prosjektet.</w:t>
      </w:r>
    </w:p>
    <w:p w14:paraId="215E0592" w14:textId="40C77313" w:rsidR="00DA0805" w:rsidRPr="00F00C8D" w:rsidRDefault="32F1BA6A" w:rsidP="0007788F">
      <w:pPr>
        <w:pStyle w:val="Overskrift3"/>
        <w:spacing w:line="360" w:lineRule="auto"/>
        <w:rPr>
          <w:rFonts w:ascii="Times New Roman" w:hAnsi="Times New Roman" w:cs="Times New Roman"/>
          <w:b/>
          <w:bCs/>
          <w:color w:val="auto"/>
        </w:rPr>
      </w:pPr>
      <w:bookmarkStart w:id="76" w:name="_Toc182951113"/>
      <w:bookmarkStart w:id="77" w:name="_Toc183172731"/>
      <w:r w:rsidRPr="00F00C8D">
        <w:rPr>
          <w:rFonts w:ascii="Times New Roman" w:hAnsi="Times New Roman" w:cs="Times New Roman"/>
          <w:b/>
          <w:bCs/>
          <w:color w:val="auto"/>
        </w:rPr>
        <w:lastRenderedPageBreak/>
        <w:t>Users</w:t>
      </w:r>
      <w:bookmarkEnd w:id="76"/>
      <w:bookmarkEnd w:id="77"/>
    </w:p>
    <w:p w14:paraId="46114AAF" w14:textId="639AF72C" w:rsidR="5B5EB107" w:rsidRPr="00F00C8D" w:rsidRDefault="5B5EB107" w:rsidP="0007788F">
      <w:pPr>
        <w:spacing w:line="360" w:lineRule="auto"/>
        <w:rPr>
          <w:rFonts w:ascii="Times New Roman" w:hAnsi="Times New Roman" w:cs="Times New Roman"/>
        </w:rPr>
      </w:pPr>
      <w:r w:rsidRPr="00F00C8D">
        <w:rPr>
          <w:rFonts w:ascii="Times New Roman" w:hAnsi="Times New Roman" w:cs="Times New Roman"/>
        </w:rPr>
        <w:t>Det er her funksjonene for registrering, innlogging og lagring av br</w:t>
      </w:r>
      <w:r w:rsidR="3C1E91A0" w:rsidRPr="00F00C8D">
        <w:rPr>
          <w:rFonts w:ascii="Times New Roman" w:hAnsi="Times New Roman" w:cs="Times New Roman"/>
        </w:rPr>
        <w:t>ukerinformasjon</w:t>
      </w:r>
      <w:r w:rsidR="1109D98B" w:rsidRPr="00F00C8D">
        <w:rPr>
          <w:rFonts w:ascii="Times New Roman" w:hAnsi="Times New Roman" w:cs="Times New Roman"/>
        </w:rPr>
        <w:t xml:space="preserve"> skal ligge</w:t>
      </w:r>
      <w:r w:rsidR="3C1E91A0" w:rsidRPr="00F00C8D">
        <w:rPr>
          <w:rFonts w:ascii="Times New Roman" w:hAnsi="Times New Roman" w:cs="Times New Roman"/>
        </w:rPr>
        <w:t>.</w:t>
      </w:r>
    </w:p>
    <w:p w14:paraId="59393399" w14:textId="17C2BBAA" w:rsidR="329E6512" w:rsidRPr="00F00C8D" w:rsidRDefault="329E6512" w:rsidP="0007788F">
      <w:pPr>
        <w:spacing w:line="360" w:lineRule="auto"/>
        <w:rPr>
          <w:rFonts w:ascii="Times New Roman" w:hAnsi="Times New Roman" w:cs="Times New Roman"/>
        </w:rPr>
      </w:pPr>
      <w:r w:rsidRPr="00F00C8D">
        <w:rPr>
          <w:rFonts w:ascii="Times New Roman" w:hAnsi="Times New Roman" w:cs="Times New Roman"/>
        </w:rPr>
        <w:t xml:space="preserve">Ved registrering av en ny bruker skal systemet be om en e-postadresse og et passord. Passordet skal deretter krypteres før det lagres. Dette sikrer at passordet </w:t>
      </w:r>
      <w:r w:rsidR="7567C5BE" w:rsidRPr="00F00C8D">
        <w:rPr>
          <w:rFonts w:ascii="Times New Roman" w:hAnsi="Times New Roman" w:cs="Times New Roman"/>
        </w:rPr>
        <w:t>ikke kan leses i klartekst</w:t>
      </w:r>
      <w:r w:rsidRPr="00F00C8D">
        <w:rPr>
          <w:rFonts w:ascii="Times New Roman" w:hAnsi="Times New Roman" w:cs="Times New Roman"/>
        </w:rPr>
        <w:t xml:space="preserve">, </w:t>
      </w:r>
      <w:r w:rsidR="474BE382" w:rsidRPr="00F00C8D">
        <w:rPr>
          <w:rFonts w:ascii="Times New Roman" w:hAnsi="Times New Roman" w:cs="Times New Roman"/>
        </w:rPr>
        <w:t xml:space="preserve">dersom noen skulle få tilgang til </w:t>
      </w:r>
      <w:r w:rsidR="000C3E14" w:rsidRPr="00F00C8D">
        <w:rPr>
          <w:rFonts w:ascii="Times New Roman" w:hAnsi="Times New Roman" w:cs="Times New Roman"/>
        </w:rPr>
        <w:t>lagrinsfilen</w:t>
      </w:r>
      <w:r w:rsidR="474BE382" w:rsidRPr="00F00C8D">
        <w:rPr>
          <w:rFonts w:ascii="Times New Roman" w:hAnsi="Times New Roman" w:cs="Times New Roman"/>
        </w:rPr>
        <w:t>.</w:t>
      </w:r>
    </w:p>
    <w:p w14:paraId="097E5FF2" w14:textId="14ED4EB6" w:rsidR="474BE382" w:rsidRPr="00F00C8D" w:rsidRDefault="474BE382" w:rsidP="0007788F">
      <w:pPr>
        <w:spacing w:line="360" w:lineRule="auto"/>
        <w:rPr>
          <w:rFonts w:ascii="Times New Roman" w:hAnsi="Times New Roman" w:cs="Times New Roman"/>
        </w:rPr>
      </w:pPr>
      <w:r w:rsidRPr="00F00C8D">
        <w:rPr>
          <w:rFonts w:ascii="Times New Roman" w:hAnsi="Times New Roman" w:cs="Times New Roman"/>
        </w:rPr>
        <w:t>Når brukeren ønsker å logge inn, skal systemet sammenligne e-postadressen og passordet som er oppgitt, med de krypterte dataene som ble lagret under registreringen. På denne måten kan systemet bekrefte om passordet matcher det som er lagret uten å eksponere pass</w:t>
      </w:r>
      <w:r w:rsidR="35B82A8C" w:rsidRPr="00F00C8D">
        <w:rPr>
          <w:rFonts w:ascii="Times New Roman" w:hAnsi="Times New Roman" w:cs="Times New Roman"/>
        </w:rPr>
        <w:t>ordet i klartekst.</w:t>
      </w:r>
    </w:p>
    <w:p w14:paraId="21357A4A" w14:textId="256E2F09" w:rsidR="35B82A8C" w:rsidRPr="00F00C8D" w:rsidRDefault="35B82A8C" w:rsidP="0007788F">
      <w:pPr>
        <w:spacing w:line="360" w:lineRule="auto"/>
        <w:rPr>
          <w:rFonts w:ascii="Times New Roman" w:hAnsi="Times New Roman" w:cs="Times New Roman"/>
        </w:rPr>
      </w:pPr>
      <w:r w:rsidRPr="00F00C8D">
        <w:rPr>
          <w:rFonts w:ascii="Times New Roman" w:hAnsi="Times New Roman" w:cs="Times New Roman"/>
        </w:rPr>
        <w:t>Brukerinformasjonen skal lagres i en tekstfil. Hver bruker skal representeres med en linje som inneholder e-postadressen og den krypterte versjonen av passordet. Dette formatet gjør det enkelt å hente ut eller oppda</w:t>
      </w:r>
      <w:r w:rsidR="10032BB7" w:rsidRPr="00F00C8D">
        <w:rPr>
          <w:rFonts w:ascii="Times New Roman" w:hAnsi="Times New Roman" w:cs="Times New Roman"/>
        </w:rPr>
        <w:t>tere brukerdata ved behov.</w:t>
      </w:r>
    </w:p>
    <w:p w14:paraId="14B1F799" w14:textId="3F13929F" w:rsidR="2FF5DEAB" w:rsidRPr="00F00C8D" w:rsidRDefault="2FF5DEAB" w:rsidP="0007788F">
      <w:pPr>
        <w:spacing w:line="360" w:lineRule="auto"/>
        <w:rPr>
          <w:rFonts w:ascii="Times New Roman" w:hAnsi="Times New Roman" w:cs="Times New Roman"/>
        </w:rPr>
      </w:pPr>
      <w:r w:rsidRPr="00F00C8D">
        <w:rPr>
          <w:rFonts w:ascii="Times New Roman" w:hAnsi="Times New Roman" w:cs="Times New Roman"/>
        </w:rPr>
        <w:t xml:space="preserve">Systemet </w:t>
      </w:r>
      <w:r w:rsidR="6E5BE20C" w:rsidRPr="00F00C8D">
        <w:rPr>
          <w:rFonts w:ascii="Times New Roman" w:hAnsi="Times New Roman" w:cs="Times New Roman"/>
        </w:rPr>
        <w:t>bør bygges opp av tre hoveddeler</w:t>
      </w:r>
      <w:r w:rsidRPr="00F00C8D">
        <w:rPr>
          <w:rFonts w:ascii="Times New Roman" w:hAnsi="Times New Roman" w:cs="Times New Roman"/>
        </w:rPr>
        <w:t>.</w:t>
      </w:r>
    </w:p>
    <w:p w14:paraId="2EF6CAF6" w14:textId="5062F5E1" w:rsidR="2FF5DEAB" w:rsidRPr="00F00C8D" w:rsidRDefault="2FF5DEAB" w:rsidP="0007788F">
      <w:pPr>
        <w:pStyle w:val="Listeavsnitt"/>
        <w:numPr>
          <w:ilvl w:val="0"/>
          <w:numId w:val="7"/>
        </w:numPr>
        <w:spacing w:line="360" w:lineRule="auto"/>
        <w:rPr>
          <w:rFonts w:ascii="Times New Roman" w:hAnsi="Times New Roman" w:cs="Times New Roman"/>
        </w:rPr>
      </w:pPr>
      <w:r w:rsidRPr="00F00C8D">
        <w:rPr>
          <w:rFonts w:ascii="Times New Roman" w:hAnsi="Times New Roman" w:cs="Times New Roman"/>
        </w:rPr>
        <w:t xml:space="preserve">User, </w:t>
      </w:r>
      <w:r w:rsidR="5440BF5C" w:rsidRPr="00F00C8D">
        <w:rPr>
          <w:rFonts w:ascii="Times New Roman" w:hAnsi="Times New Roman" w:cs="Times New Roman"/>
        </w:rPr>
        <w:t>som skal representere en bruker med e-postadresse og passord. Den skal inneholde nødvendige metoder for å håndtere disse dataene, som å hente e-post eller kryptert passord. Det</w:t>
      </w:r>
      <w:r w:rsidR="060C1B40" w:rsidRPr="00F00C8D">
        <w:rPr>
          <w:rFonts w:ascii="Times New Roman" w:hAnsi="Times New Roman" w:cs="Times New Roman"/>
        </w:rPr>
        <w:t>te er kjernen i brukerdataene som skal lagres og brukes i systemet</w:t>
      </w:r>
      <w:r w:rsidRPr="00F00C8D">
        <w:rPr>
          <w:rFonts w:ascii="Times New Roman" w:hAnsi="Times New Roman" w:cs="Times New Roman"/>
        </w:rPr>
        <w:t>.</w:t>
      </w:r>
    </w:p>
    <w:p w14:paraId="5EFC0239" w14:textId="63D5BEDE" w:rsidR="05CCB9F8" w:rsidRPr="00F00C8D" w:rsidRDefault="05CCB9F8" w:rsidP="0007788F">
      <w:pPr>
        <w:pStyle w:val="Listeavsnitt"/>
        <w:numPr>
          <w:ilvl w:val="0"/>
          <w:numId w:val="7"/>
        </w:numPr>
        <w:spacing w:line="360" w:lineRule="auto"/>
        <w:rPr>
          <w:rFonts w:ascii="Times New Roman" w:hAnsi="Times New Roman" w:cs="Times New Roman"/>
        </w:rPr>
      </w:pPr>
      <w:proofErr w:type="spellStart"/>
      <w:r w:rsidRPr="00F00C8D">
        <w:rPr>
          <w:rFonts w:ascii="Times New Roman" w:hAnsi="Times New Roman" w:cs="Times New Roman"/>
        </w:rPr>
        <w:t>UserRepository</w:t>
      </w:r>
      <w:proofErr w:type="spellEnd"/>
      <w:r w:rsidRPr="00F00C8D">
        <w:rPr>
          <w:rFonts w:ascii="Times New Roman" w:hAnsi="Times New Roman" w:cs="Times New Roman"/>
        </w:rPr>
        <w:t xml:space="preserve">, </w:t>
      </w:r>
      <w:r w:rsidR="4B1E55E0" w:rsidRPr="00F00C8D">
        <w:rPr>
          <w:rFonts w:ascii="Times New Roman" w:hAnsi="Times New Roman" w:cs="Times New Roman"/>
        </w:rPr>
        <w:t xml:space="preserve">som skal håndtere lagring og uthenting av brukere. Her skal funksjonaliteten for å skrive til og lese fra tekstfilen implementeres. Den må sørge for at data lagres </w:t>
      </w:r>
      <w:r w:rsidR="5EA73936" w:rsidRPr="00F00C8D">
        <w:rPr>
          <w:rFonts w:ascii="Times New Roman" w:hAnsi="Times New Roman" w:cs="Times New Roman"/>
        </w:rPr>
        <w:t>i riktig format og gi mulighet for å hente ut brukere basert på e-postadresser.</w:t>
      </w:r>
    </w:p>
    <w:p w14:paraId="6291B014" w14:textId="402BB9E4" w:rsidR="05CCB9F8" w:rsidRPr="00F00C8D" w:rsidRDefault="05CCB9F8" w:rsidP="0007788F">
      <w:pPr>
        <w:pStyle w:val="Listeavsnitt"/>
        <w:numPr>
          <w:ilvl w:val="0"/>
          <w:numId w:val="7"/>
        </w:numPr>
        <w:spacing w:line="360" w:lineRule="auto"/>
        <w:rPr>
          <w:rFonts w:ascii="Times New Roman" w:hAnsi="Times New Roman" w:cs="Times New Roman"/>
        </w:rPr>
      </w:pPr>
      <w:proofErr w:type="spellStart"/>
      <w:r w:rsidRPr="00F00C8D">
        <w:rPr>
          <w:rFonts w:ascii="Times New Roman" w:hAnsi="Times New Roman" w:cs="Times New Roman"/>
        </w:rPr>
        <w:t>UserService</w:t>
      </w:r>
      <w:proofErr w:type="spellEnd"/>
      <w:r w:rsidRPr="00F00C8D">
        <w:rPr>
          <w:rFonts w:ascii="Times New Roman" w:hAnsi="Times New Roman" w:cs="Times New Roman"/>
        </w:rPr>
        <w:t xml:space="preserve">, </w:t>
      </w:r>
      <w:r w:rsidR="56293727" w:rsidRPr="00F00C8D">
        <w:rPr>
          <w:rFonts w:ascii="Times New Roman" w:hAnsi="Times New Roman" w:cs="Times New Roman"/>
        </w:rPr>
        <w:t xml:space="preserve">som skal inneholde logikken for registrering og innlogging av brukere. Det er her sjekkene for gyldige data, kryptering av passord og kommunikasjon med </w:t>
      </w:r>
      <w:proofErr w:type="spellStart"/>
      <w:r w:rsidR="56293727" w:rsidRPr="00F00C8D">
        <w:rPr>
          <w:rFonts w:ascii="Times New Roman" w:hAnsi="Times New Roman" w:cs="Times New Roman"/>
        </w:rPr>
        <w:t>UserRepository</w:t>
      </w:r>
      <w:proofErr w:type="spellEnd"/>
      <w:r w:rsidR="56293727" w:rsidRPr="00F00C8D">
        <w:rPr>
          <w:rFonts w:ascii="Times New Roman" w:hAnsi="Times New Roman" w:cs="Times New Roman"/>
        </w:rPr>
        <w:t xml:space="preserve"> skal implementeres. Målet er å sikre at brukere kan opprettes </w:t>
      </w:r>
      <w:r w:rsidR="2FAB416B" w:rsidRPr="00F00C8D">
        <w:rPr>
          <w:rFonts w:ascii="Times New Roman" w:hAnsi="Times New Roman" w:cs="Times New Roman"/>
        </w:rPr>
        <w:t>og autentiseres på en trygg og effektiv måte.</w:t>
      </w:r>
    </w:p>
    <w:p w14:paraId="36C21D00" w14:textId="010D8615" w:rsidR="005221BD" w:rsidRPr="00F00C8D" w:rsidRDefault="2FAB416B" w:rsidP="0007788F">
      <w:pPr>
        <w:spacing w:line="360" w:lineRule="auto"/>
        <w:rPr>
          <w:rFonts w:ascii="Times New Roman" w:hAnsi="Times New Roman" w:cs="Times New Roman"/>
        </w:rPr>
      </w:pPr>
      <w:r w:rsidRPr="00F00C8D">
        <w:rPr>
          <w:rFonts w:ascii="Times New Roman" w:hAnsi="Times New Roman" w:cs="Times New Roman"/>
        </w:rPr>
        <w:t xml:space="preserve">For testing og utvikling er det laget et enkelt tekstbasert brukergrensesnitt. Dette skal gjøre det lettere å teste funksjonene og danne seg et bilde av hvordan systemet skal fungere i et sluttprodukt. Dette brukergrensesnittet kan brukes </w:t>
      </w:r>
      <w:r w:rsidR="399156B7" w:rsidRPr="00F00C8D">
        <w:rPr>
          <w:rFonts w:ascii="Times New Roman" w:hAnsi="Times New Roman" w:cs="Times New Roman"/>
        </w:rPr>
        <w:t>til å simulere registrering, innlogging og håndtering av brukerinformasjon</w:t>
      </w:r>
      <w:r w:rsidR="65E381B5" w:rsidRPr="00F00C8D">
        <w:rPr>
          <w:rFonts w:ascii="Times New Roman" w:hAnsi="Times New Roman" w:cs="Times New Roman"/>
        </w:rPr>
        <w:t>.</w:t>
      </w:r>
      <w:bookmarkStart w:id="78" w:name="_Toc182951114"/>
      <w:r w:rsidR="005221BD" w:rsidRPr="00F00C8D">
        <w:rPr>
          <w:rFonts w:ascii="Times New Roman" w:hAnsi="Times New Roman" w:cs="Times New Roman"/>
        </w:rPr>
        <w:br w:type="page"/>
      </w:r>
    </w:p>
    <w:p w14:paraId="2870FB8B" w14:textId="4BF747A7" w:rsidR="00300E3D" w:rsidRPr="00F00C8D" w:rsidRDefault="00D26100" w:rsidP="0007788F">
      <w:pPr>
        <w:pStyle w:val="Overskrift1"/>
        <w:spacing w:line="360" w:lineRule="auto"/>
        <w:jc w:val="center"/>
        <w:rPr>
          <w:rFonts w:ascii="Times New Roman" w:hAnsi="Times New Roman" w:cs="Times New Roman"/>
          <w:color w:val="auto"/>
        </w:rPr>
      </w:pPr>
      <w:bookmarkStart w:id="79" w:name="_Toc183172732"/>
      <w:r w:rsidRPr="00F00C8D">
        <w:rPr>
          <w:rFonts w:ascii="Times New Roman" w:hAnsi="Times New Roman" w:cs="Times New Roman"/>
          <w:color w:val="auto"/>
        </w:rPr>
        <w:lastRenderedPageBreak/>
        <w:t>Konklusjon</w:t>
      </w:r>
      <w:r w:rsidR="00300E3D" w:rsidRPr="00F00C8D">
        <w:rPr>
          <w:rFonts w:ascii="Times New Roman" w:hAnsi="Times New Roman" w:cs="Times New Roman"/>
          <w:color w:val="auto"/>
        </w:rPr>
        <w:t xml:space="preserve"> og diskusjon rundt videre arbeid</w:t>
      </w:r>
      <w:bookmarkEnd w:id="78"/>
      <w:bookmarkEnd w:id="79"/>
    </w:p>
    <w:p w14:paraId="3D02BFB4" w14:textId="59000E5B" w:rsidR="00E22C77" w:rsidRPr="00F00C8D" w:rsidRDefault="00E22C77" w:rsidP="0007788F">
      <w:pPr>
        <w:pStyle w:val="Overskrift2"/>
        <w:spacing w:line="360" w:lineRule="auto"/>
        <w:rPr>
          <w:rFonts w:ascii="Times New Roman" w:hAnsi="Times New Roman" w:cs="Times New Roman"/>
          <w:color w:val="auto"/>
        </w:rPr>
      </w:pPr>
      <w:bookmarkStart w:id="80" w:name="_Toc183172733"/>
      <w:r w:rsidRPr="00F00C8D">
        <w:rPr>
          <w:rFonts w:ascii="Times New Roman" w:hAnsi="Times New Roman" w:cs="Times New Roman"/>
          <w:color w:val="auto"/>
        </w:rPr>
        <w:t>Konklusjon</w:t>
      </w:r>
      <w:bookmarkEnd w:id="80"/>
    </w:p>
    <w:p w14:paraId="7F1696E9" w14:textId="79365820" w:rsidR="00ED5FF2" w:rsidRPr="00F00C8D" w:rsidRDefault="00ED5FF2" w:rsidP="0007788F">
      <w:pPr>
        <w:spacing w:line="360" w:lineRule="auto"/>
        <w:rPr>
          <w:rFonts w:ascii="Times New Roman" w:hAnsi="Times New Roman" w:cs="Times New Roman"/>
        </w:rPr>
      </w:pPr>
      <w:r w:rsidRPr="00F00C8D">
        <w:rPr>
          <w:rFonts w:ascii="Times New Roman" w:hAnsi="Times New Roman" w:cs="Times New Roman"/>
        </w:rPr>
        <w:t xml:space="preserve">Gjennom prosjektet har vi </w:t>
      </w:r>
      <w:r w:rsidR="00A5775B" w:rsidRPr="00F00C8D">
        <w:rPr>
          <w:rFonts w:ascii="Times New Roman" w:hAnsi="Times New Roman" w:cs="Times New Roman"/>
        </w:rPr>
        <w:t>lagt til rette for</w:t>
      </w:r>
      <w:r w:rsidRPr="00F00C8D">
        <w:rPr>
          <w:rFonts w:ascii="Times New Roman" w:hAnsi="Times New Roman" w:cs="Times New Roman"/>
        </w:rPr>
        <w:t xml:space="preserve"> en løsning som kombinerer flere nøkkelfunksjonaliteter for å gjøre hverdagen enklere for elbilbrukere. Hovedmålet har vært å lage en plattform som varsler brukeren om optimale </w:t>
      </w:r>
      <w:r w:rsidR="008A4AC3" w:rsidRPr="00F00C8D">
        <w:rPr>
          <w:rFonts w:ascii="Times New Roman" w:hAnsi="Times New Roman" w:cs="Times New Roman"/>
        </w:rPr>
        <w:t>ladetidspunkter</w:t>
      </w:r>
      <w:r w:rsidRPr="00F00C8D">
        <w:rPr>
          <w:rFonts w:ascii="Times New Roman" w:hAnsi="Times New Roman" w:cs="Times New Roman"/>
        </w:rPr>
        <w:t xml:space="preserve"> basert på strømpris og geografisk plassering. </w:t>
      </w:r>
      <w:r w:rsidR="00A5775B" w:rsidRPr="00F00C8D">
        <w:rPr>
          <w:rFonts w:ascii="Times New Roman" w:hAnsi="Times New Roman" w:cs="Times New Roman"/>
        </w:rPr>
        <w:t xml:space="preserve">Selv om løsningen ikke er </w:t>
      </w:r>
      <w:r w:rsidR="008225A9" w:rsidRPr="00F00C8D">
        <w:rPr>
          <w:rFonts w:ascii="Times New Roman" w:hAnsi="Times New Roman" w:cs="Times New Roman"/>
        </w:rPr>
        <w:t>fullverdig,</w:t>
      </w:r>
      <w:r w:rsidR="00A5775B" w:rsidRPr="00F00C8D">
        <w:rPr>
          <w:rFonts w:ascii="Times New Roman" w:hAnsi="Times New Roman" w:cs="Times New Roman"/>
        </w:rPr>
        <w:t xml:space="preserve"> </w:t>
      </w:r>
      <w:r w:rsidR="008225A9" w:rsidRPr="00F00C8D">
        <w:rPr>
          <w:rFonts w:ascii="Times New Roman" w:hAnsi="Times New Roman" w:cs="Times New Roman"/>
        </w:rPr>
        <w:t>er det lagt til rette for å fullføre løsningen. Dette har vi delvis oppnådd ved å:</w:t>
      </w:r>
    </w:p>
    <w:p w14:paraId="20A87284" w14:textId="77777777" w:rsidR="00ED5FF2" w:rsidRPr="00F00C8D" w:rsidRDefault="00ED5FF2" w:rsidP="0007788F">
      <w:pPr>
        <w:numPr>
          <w:ilvl w:val="0"/>
          <w:numId w:val="18"/>
        </w:numPr>
        <w:spacing w:line="360" w:lineRule="auto"/>
        <w:rPr>
          <w:rFonts w:ascii="Times New Roman" w:hAnsi="Times New Roman" w:cs="Times New Roman"/>
        </w:rPr>
      </w:pPr>
      <w:r w:rsidRPr="00F00C8D">
        <w:rPr>
          <w:rFonts w:ascii="Times New Roman" w:hAnsi="Times New Roman" w:cs="Times New Roman"/>
        </w:rPr>
        <w:t xml:space="preserve">Implementere en </w:t>
      </w:r>
      <w:proofErr w:type="spellStart"/>
      <w:r w:rsidRPr="00F00C8D">
        <w:rPr>
          <w:rFonts w:ascii="Times New Roman" w:hAnsi="Times New Roman" w:cs="Times New Roman"/>
        </w:rPr>
        <w:t>responsiv</w:t>
      </w:r>
      <w:proofErr w:type="spellEnd"/>
      <w:r w:rsidRPr="00F00C8D">
        <w:rPr>
          <w:rFonts w:ascii="Times New Roman" w:hAnsi="Times New Roman" w:cs="Times New Roman"/>
        </w:rPr>
        <w:t xml:space="preserve"> app bygget med Vue og Quasar for fleksibilitet og brukervennlighet.</w:t>
      </w:r>
    </w:p>
    <w:p w14:paraId="793DEDD1" w14:textId="77777777" w:rsidR="00ED5FF2" w:rsidRPr="00F00C8D" w:rsidRDefault="00ED5FF2" w:rsidP="0007788F">
      <w:pPr>
        <w:numPr>
          <w:ilvl w:val="0"/>
          <w:numId w:val="18"/>
        </w:numPr>
        <w:spacing w:line="360" w:lineRule="auto"/>
        <w:rPr>
          <w:rFonts w:ascii="Times New Roman" w:hAnsi="Times New Roman" w:cs="Times New Roman"/>
          <w:b/>
          <w:bCs/>
        </w:rPr>
      </w:pPr>
      <w:r w:rsidRPr="00F00C8D">
        <w:rPr>
          <w:rFonts w:ascii="Times New Roman" w:hAnsi="Times New Roman" w:cs="Times New Roman"/>
        </w:rPr>
        <w:t>Opprette et robust system for lokalisering ved hjelp av GPS-teknologi som kan fastslå om brukeren er hjemme.</w:t>
      </w:r>
    </w:p>
    <w:p w14:paraId="57D97026" w14:textId="77777777" w:rsidR="00ED5FF2" w:rsidRPr="00F00C8D" w:rsidRDefault="00ED5FF2" w:rsidP="0007788F">
      <w:pPr>
        <w:numPr>
          <w:ilvl w:val="0"/>
          <w:numId w:val="18"/>
        </w:numPr>
        <w:spacing w:line="360" w:lineRule="auto"/>
        <w:rPr>
          <w:rFonts w:ascii="Times New Roman" w:hAnsi="Times New Roman" w:cs="Times New Roman"/>
        </w:rPr>
      </w:pPr>
      <w:r w:rsidRPr="00F00C8D">
        <w:rPr>
          <w:rFonts w:ascii="Times New Roman" w:hAnsi="Times New Roman" w:cs="Times New Roman"/>
        </w:rPr>
        <w:t xml:space="preserve">Utvikle en funksjonalitet for å sjekke strømprisene i sanntid og sammenligne dem med spådommer om fremtidige priser for å gi anbefalinger om </w:t>
      </w:r>
      <w:proofErr w:type="spellStart"/>
      <w:r w:rsidRPr="00F00C8D">
        <w:rPr>
          <w:rFonts w:ascii="Times New Roman" w:hAnsi="Times New Roman" w:cs="Times New Roman"/>
        </w:rPr>
        <w:t>lading</w:t>
      </w:r>
      <w:proofErr w:type="spellEnd"/>
      <w:r w:rsidRPr="00F00C8D">
        <w:rPr>
          <w:rFonts w:ascii="Times New Roman" w:hAnsi="Times New Roman" w:cs="Times New Roman"/>
        </w:rPr>
        <w:t>.</w:t>
      </w:r>
    </w:p>
    <w:p w14:paraId="4BB039FF" w14:textId="77777777" w:rsidR="00ED5FF2" w:rsidRPr="00F00C8D" w:rsidRDefault="00ED5FF2" w:rsidP="0007788F">
      <w:pPr>
        <w:numPr>
          <w:ilvl w:val="0"/>
          <w:numId w:val="18"/>
        </w:numPr>
        <w:spacing w:line="360" w:lineRule="auto"/>
        <w:rPr>
          <w:rFonts w:ascii="Times New Roman" w:hAnsi="Times New Roman" w:cs="Times New Roman"/>
        </w:rPr>
      </w:pPr>
      <w:r w:rsidRPr="00F00C8D">
        <w:rPr>
          <w:rFonts w:ascii="Times New Roman" w:hAnsi="Times New Roman" w:cs="Times New Roman"/>
        </w:rPr>
        <w:t>Integrere varsler som informerer brukeren om når det er mest økonomisk gunstig å lade elbilen.</w:t>
      </w:r>
    </w:p>
    <w:p w14:paraId="42ADBD75" w14:textId="781E24B8" w:rsidR="00ED5FF2" w:rsidRPr="00F00C8D" w:rsidRDefault="00ED5FF2" w:rsidP="0007788F">
      <w:pPr>
        <w:numPr>
          <w:ilvl w:val="0"/>
          <w:numId w:val="18"/>
        </w:numPr>
        <w:spacing w:line="360" w:lineRule="auto"/>
        <w:rPr>
          <w:rFonts w:ascii="Times New Roman" w:hAnsi="Times New Roman" w:cs="Times New Roman"/>
        </w:rPr>
      </w:pPr>
      <w:r w:rsidRPr="00F00C8D">
        <w:rPr>
          <w:rFonts w:ascii="Times New Roman" w:hAnsi="Times New Roman" w:cs="Times New Roman"/>
        </w:rPr>
        <w:t>Levere en back</w:t>
      </w:r>
      <w:r w:rsidR="00935522" w:rsidRPr="00F00C8D">
        <w:rPr>
          <w:rFonts w:ascii="Times New Roman" w:hAnsi="Times New Roman" w:cs="Times New Roman"/>
        </w:rPr>
        <w:t>-</w:t>
      </w:r>
      <w:r w:rsidRPr="00F00C8D">
        <w:rPr>
          <w:rFonts w:ascii="Times New Roman" w:hAnsi="Times New Roman" w:cs="Times New Roman"/>
        </w:rPr>
        <w:t>end med tilkobling til eksterne API-er for strømpriser og geolokasjon, noe som gir en dynamisk og datadrevet løsning.</w:t>
      </w:r>
    </w:p>
    <w:p w14:paraId="1E4A18D5" w14:textId="77777777" w:rsidR="00ED5FF2" w:rsidRPr="00F00C8D" w:rsidRDefault="00ED5FF2" w:rsidP="0007788F">
      <w:pPr>
        <w:numPr>
          <w:ilvl w:val="0"/>
          <w:numId w:val="18"/>
        </w:numPr>
        <w:spacing w:line="360" w:lineRule="auto"/>
        <w:rPr>
          <w:rFonts w:ascii="Times New Roman" w:hAnsi="Times New Roman" w:cs="Times New Roman"/>
        </w:rPr>
      </w:pPr>
      <w:r w:rsidRPr="00F00C8D">
        <w:rPr>
          <w:rFonts w:ascii="Times New Roman" w:hAnsi="Times New Roman" w:cs="Times New Roman"/>
        </w:rPr>
        <w:t>Opprette en fleksibel og skalerbar arkitektur med en strukturert kodebase som gjør vedlikehold og videreutvikling effektivt.</w:t>
      </w:r>
    </w:p>
    <w:p w14:paraId="1BA7695D" w14:textId="63DEEB42" w:rsidR="00ED5FF2" w:rsidRPr="00F00C8D" w:rsidRDefault="00ED5FF2" w:rsidP="0007788F">
      <w:pPr>
        <w:spacing w:line="360" w:lineRule="auto"/>
        <w:rPr>
          <w:rFonts w:ascii="Times New Roman" w:hAnsi="Times New Roman" w:cs="Times New Roman"/>
        </w:rPr>
      </w:pPr>
      <w:r w:rsidRPr="00F00C8D">
        <w:rPr>
          <w:rFonts w:ascii="Times New Roman" w:hAnsi="Times New Roman" w:cs="Times New Roman"/>
        </w:rPr>
        <w:t>Løsningen gir brukeren mulighet til å logge inn, og motta presise varsler basert på faktiske behov. Appen er designet for å være brukervennlig, pålitelig og enkel å forstå, noe som sikrer høy nytteverdi for målgruppen.</w:t>
      </w:r>
    </w:p>
    <w:p w14:paraId="4774AC37" w14:textId="3587528F" w:rsidR="00ED5FF2" w:rsidRPr="00F00C8D" w:rsidRDefault="00126DF5" w:rsidP="0007788F">
      <w:pPr>
        <w:pStyle w:val="Overskrift2"/>
        <w:spacing w:line="360" w:lineRule="auto"/>
        <w:rPr>
          <w:rFonts w:ascii="Times New Roman" w:hAnsi="Times New Roman" w:cs="Times New Roman"/>
          <w:color w:val="auto"/>
        </w:rPr>
      </w:pPr>
      <w:bookmarkStart w:id="81" w:name="_Toc183172734"/>
      <w:r w:rsidRPr="00F00C8D">
        <w:rPr>
          <w:rFonts w:ascii="Times New Roman" w:hAnsi="Times New Roman" w:cs="Times New Roman"/>
          <w:color w:val="auto"/>
        </w:rPr>
        <w:t>Videre arbeid</w:t>
      </w:r>
      <w:bookmarkEnd w:id="81"/>
    </w:p>
    <w:p w14:paraId="640CB540" w14:textId="0E52893B" w:rsidR="00A43957" w:rsidRPr="00F00C8D" w:rsidRDefault="00B021DE" w:rsidP="0007788F">
      <w:pPr>
        <w:spacing w:line="360" w:lineRule="auto"/>
        <w:rPr>
          <w:rFonts w:ascii="Times New Roman" w:hAnsi="Times New Roman" w:cs="Times New Roman"/>
        </w:rPr>
      </w:pPr>
      <w:r w:rsidRPr="00F00C8D">
        <w:rPr>
          <w:rFonts w:ascii="Times New Roman" w:hAnsi="Times New Roman" w:cs="Times New Roman"/>
        </w:rPr>
        <w:t>Selv om vi har oppnådd mye, er ikke løsningen fullverdig, og det finnes flere muligheter for å forbedre og utvide den fullverdige løsningen</w:t>
      </w:r>
      <w:r w:rsidR="0031546F" w:rsidRPr="00F00C8D">
        <w:rPr>
          <w:rFonts w:ascii="Times New Roman" w:hAnsi="Times New Roman" w:cs="Times New Roman"/>
        </w:rPr>
        <w:t>. Under er det en liste med</w:t>
      </w:r>
      <w:r w:rsidR="00C7477B" w:rsidRPr="00F00C8D">
        <w:rPr>
          <w:rFonts w:ascii="Times New Roman" w:hAnsi="Times New Roman" w:cs="Times New Roman"/>
        </w:rPr>
        <w:t xml:space="preserve"> </w:t>
      </w:r>
      <w:r w:rsidR="009F5BA8" w:rsidRPr="00F00C8D">
        <w:rPr>
          <w:rFonts w:ascii="Times New Roman" w:hAnsi="Times New Roman" w:cs="Times New Roman"/>
        </w:rPr>
        <w:t>ting som bør gjøres for å fullføre løsningen, og mulige utvidelser for videre utvikling.</w:t>
      </w:r>
    </w:p>
    <w:p w14:paraId="247059F2" w14:textId="77777777" w:rsidR="00FB1A54" w:rsidRPr="00F00C8D" w:rsidRDefault="00FB1A54" w:rsidP="0007788F">
      <w:pPr>
        <w:pStyle w:val="Listeavsnitt"/>
        <w:spacing w:line="360" w:lineRule="auto"/>
        <w:rPr>
          <w:rFonts w:ascii="Times New Roman" w:hAnsi="Times New Roman" w:cs="Times New Roman"/>
        </w:rPr>
      </w:pPr>
    </w:p>
    <w:p w14:paraId="539759BB" w14:textId="77777777" w:rsidR="00FB1A54" w:rsidRPr="00F00C8D" w:rsidRDefault="00FB1A54" w:rsidP="0007788F">
      <w:pPr>
        <w:pStyle w:val="Listeavsnitt"/>
        <w:spacing w:line="360" w:lineRule="auto"/>
        <w:rPr>
          <w:rFonts w:ascii="Times New Roman" w:hAnsi="Times New Roman" w:cs="Times New Roman"/>
        </w:rPr>
      </w:pPr>
    </w:p>
    <w:p w14:paraId="6C08F397" w14:textId="552D9A8A" w:rsidR="000B2222" w:rsidRPr="00F00C8D" w:rsidRDefault="000B2222"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lastRenderedPageBreak/>
        <w:t>Koble sammen Front-End og Back-End.</w:t>
      </w:r>
    </w:p>
    <w:p w14:paraId="622F1406" w14:textId="51F749B0" w:rsidR="000B2222" w:rsidRPr="00F00C8D" w:rsidRDefault="008A1A6A"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 xml:space="preserve">For at løsningen skal bli fullverdig, er det avgjørende at man kobler sammen begge delene av prosjektet. </w:t>
      </w:r>
      <w:r w:rsidR="00C7477B" w:rsidRPr="00F00C8D">
        <w:rPr>
          <w:rFonts w:ascii="Times New Roman" w:hAnsi="Times New Roman" w:cs="Times New Roman"/>
        </w:rPr>
        <w:t xml:space="preserve">Dette vil resultere i </w:t>
      </w:r>
      <w:r w:rsidR="00E76BE9" w:rsidRPr="00F00C8D">
        <w:rPr>
          <w:rFonts w:ascii="Times New Roman" w:hAnsi="Times New Roman" w:cs="Times New Roman"/>
        </w:rPr>
        <w:t>en fullverdig brukeropplevelse</w:t>
      </w:r>
      <w:r w:rsidR="003A1DF1" w:rsidRPr="00F00C8D">
        <w:rPr>
          <w:rFonts w:ascii="Times New Roman" w:hAnsi="Times New Roman" w:cs="Times New Roman"/>
        </w:rPr>
        <w:t xml:space="preserve"> og dynamikk i </w:t>
      </w:r>
      <w:r w:rsidR="00BD1825" w:rsidRPr="00F00C8D">
        <w:rPr>
          <w:rFonts w:ascii="Times New Roman" w:hAnsi="Times New Roman" w:cs="Times New Roman"/>
        </w:rPr>
        <w:t>det brukeren faktisk vil se og oppleve</w:t>
      </w:r>
      <w:r w:rsidR="003A1DF1" w:rsidRPr="00F00C8D">
        <w:rPr>
          <w:rFonts w:ascii="Times New Roman" w:hAnsi="Times New Roman" w:cs="Times New Roman"/>
        </w:rPr>
        <w:t>.</w:t>
      </w:r>
    </w:p>
    <w:p w14:paraId="3DC44611" w14:textId="1B859ED4" w:rsidR="003A1DF1" w:rsidRPr="00F00C8D" w:rsidRDefault="00F929F4"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t>Fullføre Front-End</w:t>
      </w:r>
    </w:p>
    <w:p w14:paraId="094FA8A2" w14:textId="7CB80AF4" w:rsidR="00036498" w:rsidRPr="00F00C8D" w:rsidRDefault="00036498"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 xml:space="preserve">Foreløpig er </w:t>
      </w:r>
      <w:r w:rsidR="00DB46CF" w:rsidRPr="00F00C8D">
        <w:rPr>
          <w:rFonts w:ascii="Times New Roman" w:hAnsi="Times New Roman" w:cs="Times New Roman"/>
        </w:rPr>
        <w:t>Front-end delvis ferdig. Dette er fordi</w:t>
      </w:r>
      <w:r w:rsidR="002B7B55" w:rsidRPr="00F00C8D">
        <w:rPr>
          <w:rFonts w:ascii="Times New Roman" w:hAnsi="Times New Roman" w:cs="Times New Roman"/>
        </w:rPr>
        <w:t xml:space="preserve"> </w:t>
      </w:r>
      <w:r w:rsidR="00DB46CF" w:rsidRPr="00F00C8D">
        <w:rPr>
          <w:rFonts w:ascii="Times New Roman" w:hAnsi="Times New Roman" w:cs="Times New Roman"/>
        </w:rPr>
        <w:t xml:space="preserve">den ikke var like avgjørende i dette prosjektet, og ble hovedsakelig laget for å </w:t>
      </w:r>
      <w:r w:rsidR="00D36936" w:rsidRPr="00F00C8D">
        <w:rPr>
          <w:rFonts w:ascii="Times New Roman" w:hAnsi="Times New Roman" w:cs="Times New Roman"/>
        </w:rPr>
        <w:t>gi brukeren en følelse på hvordan en fullverdig løsning ville sett ut.</w:t>
      </w:r>
    </w:p>
    <w:p w14:paraId="29F5F92F" w14:textId="06AC2B56" w:rsidR="00D36936" w:rsidRPr="00F00C8D" w:rsidRDefault="00234562"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Her kreves det derfor at alle undersider implementeres, at man kan logge inn med valgfritt e-post domene, og ikke bare Google. I tillegg</w:t>
      </w:r>
      <w:r w:rsidR="002B7B55" w:rsidRPr="00F00C8D">
        <w:rPr>
          <w:rFonts w:ascii="Times New Roman" w:hAnsi="Times New Roman" w:cs="Times New Roman"/>
        </w:rPr>
        <w:t xml:space="preserve"> skal dataene om brukere lagres i en database.</w:t>
      </w:r>
    </w:p>
    <w:p w14:paraId="2B0403C8" w14:textId="1776CBE7" w:rsidR="002B7B55" w:rsidRPr="00F00C8D" w:rsidRDefault="00F30696"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t xml:space="preserve">Utvidelse </w:t>
      </w:r>
      <w:r w:rsidR="003052EF" w:rsidRPr="00F00C8D">
        <w:rPr>
          <w:rFonts w:ascii="Times New Roman" w:hAnsi="Times New Roman" w:cs="Times New Roman"/>
        </w:rPr>
        <w:t>av datakilder</w:t>
      </w:r>
    </w:p>
    <w:p w14:paraId="1711FD62" w14:textId="6E7E8C3D" w:rsidR="003052EF" w:rsidRPr="00F00C8D" w:rsidRDefault="003052EF"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 xml:space="preserve">I løsningen er det lagt opp til ett åpent API </w:t>
      </w:r>
      <w:r w:rsidR="001A5172" w:rsidRPr="00F00C8D">
        <w:rPr>
          <w:rFonts w:ascii="Times New Roman" w:hAnsi="Times New Roman" w:cs="Times New Roman"/>
        </w:rPr>
        <w:t xml:space="preserve">for å hente ut strømpriser, og annen relevant info. Her bør det vurderes å </w:t>
      </w:r>
      <w:r w:rsidR="00B00130" w:rsidRPr="00F00C8D">
        <w:rPr>
          <w:rFonts w:ascii="Times New Roman" w:hAnsi="Times New Roman" w:cs="Times New Roman"/>
        </w:rPr>
        <w:t>inngå samarbeid med strømleverandører for direkte tilgang til sanntidsdata</w:t>
      </w:r>
      <w:r w:rsidR="00AC5B28" w:rsidRPr="00F00C8D">
        <w:rPr>
          <w:rFonts w:ascii="Times New Roman" w:hAnsi="Times New Roman" w:cs="Times New Roman"/>
        </w:rPr>
        <w:t xml:space="preserve">. </w:t>
      </w:r>
      <w:r w:rsidR="009F0724" w:rsidRPr="00F00C8D">
        <w:rPr>
          <w:rFonts w:ascii="Times New Roman" w:hAnsi="Times New Roman" w:cs="Times New Roman"/>
        </w:rPr>
        <w:t>Husk fortsatt å beholde åpenheten til løsningen.</w:t>
      </w:r>
      <w:r w:rsidR="00B00130" w:rsidRPr="00F00C8D">
        <w:rPr>
          <w:rFonts w:ascii="Times New Roman" w:hAnsi="Times New Roman" w:cs="Times New Roman"/>
        </w:rPr>
        <w:t xml:space="preserve"> </w:t>
      </w:r>
    </w:p>
    <w:p w14:paraId="6CCAE88D" w14:textId="465DC936" w:rsidR="00B06B05" w:rsidRPr="00F00C8D" w:rsidRDefault="00B06B05"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Hent eventuelt data fra flere API-er og finn ut av hvem som har en høyest suksessrate når det kommer til å forutse riktig, eller likende.</w:t>
      </w:r>
    </w:p>
    <w:p w14:paraId="7AC77D64" w14:textId="0F879BF1" w:rsidR="003B6164" w:rsidRPr="00F00C8D" w:rsidRDefault="003B6164"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t>Utvidelse av funksjonalitet</w:t>
      </w:r>
    </w:p>
    <w:p w14:paraId="784859CD" w14:textId="3349770A" w:rsidR="00126DF5" w:rsidRPr="00F00C8D" w:rsidRDefault="00A03E59"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 xml:space="preserve">Gi brukeren </w:t>
      </w:r>
      <w:r w:rsidR="00385012" w:rsidRPr="00F00C8D">
        <w:rPr>
          <w:rFonts w:ascii="Times New Roman" w:hAnsi="Times New Roman" w:cs="Times New Roman"/>
        </w:rPr>
        <w:t>mulighet til å få en bedre oversikt over lademønstre og strømforbruk over tid.</w:t>
      </w:r>
    </w:p>
    <w:p w14:paraId="7927E4E6" w14:textId="44FBB850" w:rsidR="50D44D40" w:rsidRPr="00F00C8D" w:rsidRDefault="7A0E5F60"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Videreutvikle notifikasjonsfunksjonaliteten for å håndtere gyldige FCM-tokens og implementere nødvendig feilhåndtering.</w:t>
      </w:r>
    </w:p>
    <w:p w14:paraId="57EA1C19" w14:textId="6716BB13" w:rsidR="009C2F43" w:rsidRPr="00F00C8D" w:rsidRDefault="00905AA8"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t>Plattformuavhengighet</w:t>
      </w:r>
    </w:p>
    <w:p w14:paraId="129D84A0" w14:textId="6417247A" w:rsidR="008604ED" w:rsidRPr="00F00C8D" w:rsidRDefault="008604ED"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Sikre enda bedre støtte for mobile nettlesere og hybridapper for IOS og Android. Vurder eventuelt å lansere en fullverdig applikasjon.</w:t>
      </w:r>
    </w:p>
    <w:p w14:paraId="43AB8F13" w14:textId="34871DE6" w:rsidR="003F3CB7" w:rsidRPr="00F00C8D" w:rsidRDefault="003F3CB7" w:rsidP="0007788F">
      <w:pPr>
        <w:pStyle w:val="Listeavsnitt"/>
        <w:numPr>
          <w:ilvl w:val="0"/>
          <w:numId w:val="19"/>
        </w:numPr>
        <w:spacing w:line="360" w:lineRule="auto"/>
        <w:rPr>
          <w:rFonts w:ascii="Times New Roman" w:hAnsi="Times New Roman" w:cs="Times New Roman"/>
        </w:rPr>
      </w:pPr>
      <w:r w:rsidRPr="00F00C8D">
        <w:rPr>
          <w:rFonts w:ascii="Times New Roman" w:hAnsi="Times New Roman" w:cs="Times New Roman"/>
        </w:rPr>
        <w:t>Brukeropplevelse og tilbakemeldinger</w:t>
      </w:r>
    </w:p>
    <w:p w14:paraId="21727625" w14:textId="7E7A6817" w:rsidR="003F3CB7" w:rsidRPr="00F00C8D" w:rsidRDefault="003F3CB7"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For å sikre</w:t>
      </w:r>
      <w:r w:rsidR="008C7AFA" w:rsidRPr="00F00C8D">
        <w:rPr>
          <w:rFonts w:ascii="Times New Roman" w:hAnsi="Times New Roman" w:cs="Times New Roman"/>
        </w:rPr>
        <w:t xml:space="preserve"> </w:t>
      </w:r>
      <w:r w:rsidR="00F02527" w:rsidRPr="00F00C8D">
        <w:rPr>
          <w:rFonts w:ascii="Times New Roman" w:hAnsi="Times New Roman" w:cs="Times New Roman"/>
        </w:rPr>
        <w:t xml:space="preserve">at løsningen fungere optimalt og at brukeropplevelsen er optimal, bør </w:t>
      </w:r>
      <w:r w:rsidR="00005E0E" w:rsidRPr="00F00C8D">
        <w:rPr>
          <w:rFonts w:ascii="Times New Roman" w:hAnsi="Times New Roman" w:cs="Times New Roman"/>
        </w:rPr>
        <w:t xml:space="preserve">det </w:t>
      </w:r>
      <w:r w:rsidR="00F02527" w:rsidRPr="00F00C8D">
        <w:rPr>
          <w:rFonts w:ascii="Times New Roman" w:hAnsi="Times New Roman" w:cs="Times New Roman"/>
        </w:rPr>
        <w:t xml:space="preserve">være mulig å </w:t>
      </w:r>
      <w:r w:rsidR="00005E0E" w:rsidRPr="00F00C8D">
        <w:rPr>
          <w:rFonts w:ascii="Times New Roman" w:hAnsi="Times New Roman" w:cs="Times New Roman"/>
        </w:rPr>
        <w:t>rapportere</w:t>
      </w:r>
      <w:r w:rsidR="00F02527" w:rsidRPr="00F00C8D">
        <w:rPr>
          <w:rFonts w:ascii="Times New Roman" w:hAnsi="Times New Roman" w:cs="Times New Roman"/>
        </w:rPr>
        <w:t xml:space="preserve"> inn feil</w:t>
      </w:r>
      <w:r w:rsidR="00005E0E" w:rsidRPr="00F00C8D">
        <w:rPr>
          <w:rFonts w:ascii="Times New Roman" w:hAnsi="Times New Roman" w:cs="Times New Roman"/>
        </w:rPr>
        <w:t>,</w:t>
      </w:r>
      <w:r w:rsidR="00F02527" w:rsidRPr="00F00C8D">
        <w:rPr>
          <w:rFonts w:ascii="Times New Roman" w:hAnsi="Times New Roman" w:cs="Times New Roman"/>
        </w:rPr>
        <w:t xml:space="preserve"> mangler</w:t>
      </w:r>
      <w:r w:rsidR="00005E0E" w:rsidRPr="00F00C8D">
        <w:rPr>
          <w:rFonts w:ascii="Times New Roman" w:hAnsi="Times New Roman" w:cs="Times New Roman"/>
        </w:rPr>
        <w:t xml:space="preserve"> og forbedringer</w:t>
      </w:r>
      <w:r w:rsidR="001F4E8E" w:rsidRPr="00F00C8D">
        <w:rPr>
          <w:rFonts w:ascii="Times New Roman" w:hAnsi="Times New Roman" w:cs="Times New Roman"/>
        </w:rPr>
        <w:t>.</w:t>
      </w:r>
    </w:p>
    <w:p w14:paraId="3631F22F" w14:textId="24DA804E" w:rsidR="001F4E8E" w:rsidRPr="00F00C8D" w:rsidRDefault="001F4E8E" w:rsidP="0007788F">
      <w:pPr>
        <w:pStyle w:val="Listeavsnitt"/>
        <w:numPr>
          <w:ilvl w:val="1"/>
          <w:numId w:val="11"/>
        </w:numPr>
        <w:spacing w:line="360" w:lineRule="auto"/>
        <w:rPr>
          <w:rFonts w:ascii="Times New Roman" w:hAnsi="Times New Roman" w:cs="Times New Roman"/>
        </w:rPr>
      </w:pPr>
      <w:r w:rsidRPr="00F00C8D">
        <w:rPr>
          <w:rFonts w:ascii="Times New Roman" w:hAnsi="Times New Roman" w:cs="Times New Roman"/>
        </w:rPr>
        <w:t>Gjennomfør eventuelle brukerundersøkelser for å forstå hvordan appen oppleves og hvor forbedringer kan gjøres.</w:t>
      </w:r>
    </w:p>
    <w:p w14:paraId="589A37F7" w14:textId="77777777" w:rsidR="00304FE6" w:rsidRPr="00F00C8D" w:rsidRDefault="00304FE6" w:rsidP="0007788F">
      <w:pPr>
        <w:pStyle w:val="Listeavsnitt"/>
        <w:spacing w:line="360" w:lineRule="auto"/>
        <w:rPr>
          <w:rFonts w:ascii="Times New Roman" w:hAnsi="Times New Roman" w:cs="Times New Roman"/>
        </w:rPr>
      </w:pPr>
      <w:bookmarkStart w:id="82" w:name="_Toc182343848"/>
      <w:bookmarkStart w:id="83" w:name="_Toc182951115"/>
    </w:p>
    <w:p w14:paraId="622EFA1A" w14:textId="77777777" w:rsidR="002B418C" w:rsidRPr="00F00C8D" w:rsidRDefault="002B418C" w:rsidP="0007788F">
      <w:pPr>
        <w:spacing w:line="360" w:lineRule="auto"/>
        <w:rPr>
          <w:rStyle w:val="Overskrift1Tegn"/>
          <w:rFonts w:ascii="Times New Roman" w:hAnsi="Times New Roman" w:cs="Times New Roman"/>
          <w:color w:val="auto"/>
        </w:rPr>
      </w:pPr>
    </w:p>
    <w:p w14:paraId="4261BFDB" w14:textId="48F7B6DC" w:rsidR="00982DC3" w:rsidRPr="00F00C8D" w:rsidRDefault="00974D77" w:rsidP="0007788F">
      <w:pPr>
        <w:spacing w:line="360" w:lineRule="auto"/>
        <w:jc w:val="center"/>
        <w:rPr>
          <w:rStyle w:val="Overskrift1Tegn"/>
          <w:rFonts w:ascii="Times New Roman" w:eastAsiaTheme="minorHAnsi" w:hAnsi="Times New Roman" w:cs="Times New Roman"/>
          <w:color w:val="auto"/>
          <w:sz w:val="24"/>
          <w:szCs w:val="24"/>
        </w:rPr>
      </w:pPr>
      <w:bookmarkStart w:id="84" w:name="_Toc183172735"/>
      <w:r w:rsidRPr="00F00C8D">
        <w:rPr>
          <w:rStyle w:val="Overskrift1Tegn"/>
          <w:rFonts w:ascii="Times New Roman" w:hAnsi="Times New Roman" w:cs="Times New Roman"/>
          <w:color w:val="auto"/>
        </w:rPr>
        <w:lastRenderedPageBreak/>
        <w:t>Modeller og vedlegg</w:t>
      </w:r>
      <w:bookmarkStart w:id="85" w:name="_Toc182951116"/>
      <w:bookmarkEnd w:id="82"/>
      <w:bookmarkEnd w:id="83"/>
      <w:bookmarkEnd w:id="84"/>
    </w:p>
    <w:p w14:paraId="0EE72E8E" w14:textId="66D73767" w:rsidR="002B418C" w:rsidRPr="00F00C8D" w:rsidRDefault="00982DC3" w:rsidP="0007788F">
      <w:pPr>
        <w:spacing w:line="360" w:lineRule="auto"/>
        <w:rPr>
          <w:rFonts w:ascii="Times New Roman" w:hAnsi="Times New Roman" w:cs="Times New Roman"/>
        </w:rPr>
      </w:pPr>
      <w:r w:rsidRPr="00F00C8D">
        <w:rPr>
          <w:rFonts w:ascii="Times New Roman" w:hAnsi="Times New Roman" w:cs="Times New Roman"/>
        </w:rPr>
        <w:t xml:space="preserve">Modeller som er relevant for nåværende </w:t>
      </w:r>
      <w:r w:rsidRPr="00F00C8D">
        <w:rPr>
          <w:rFonts w:ascii="Times New Roman" w:eastAsiaTheme="minorEastAsia" w:hAnsi="Times New Roman" w:cs="Times New Roman"/>
        </w:rPr>
        <w:t xml:space="preserve">dokument, og videre forståelse og dokumentasjon av prototype </w:t>
      </w:r>
      <w:r w:rsidR="00197021" w:rsidRPr="00F00C8D">
        <w:rPr>
          <w:rFonts w:ascii="Times New Roman" w:eastAsiaTheme="minorEastAsia" w:hAnsi="Times New Roman" w:cs="Times New Roman"/>
        </w:rPr>
        <w:t xml:space="preserve">og løsning </w:t>
      </w:r>
      <w:r w:rsidRPr="00F00C8D">
        <w:rPr>
          <w:rFonts w:ascii="Times New Roman" w:eastAsiaTheme="minorEastAsia" w:hAnsi="Times New Roman" w:cs="Times New Roman"/>
        </w:rPr>
        <w:t>finne</w:t>
      </w:r>
      <w:r w:rsidR="00197021" w:rsidRPr="00F00C8D">
        <w:rPr>
          <w:rFonts w:ascii="Times New Roman" w:eastAsiaTheme="minorEastAsia" w:hAnsi="Times New Roman" w:cs="Times New Roman"/>
        </w:rPr>
        <w:t xml:space="preserve">s </w:t>
      </w:r>
      <w:r w:rsidRPr="00F00C8D">
        <w:rPr>
          <w:rFonts w:ascii="Times New Roman" w:hAnsi="Times New Roman" w:cs="Times New Roman"/>
        </w:rPr>
        <w:t>under «</w:t>
      </w:r>
      <w:r w:rsidRPr="00F00C8D">
        <w:rPr>
          <w:rFonts w:ascii="Times New Roman" w:hAnsi="Times New Roman" w:cs="Times New Roman"/>
          <w:i/>
          <w:iCs/>
        </w:rPr>
        <w:t>Dokumentasjon/Modeller»</w:t>
      </w:r>
      <w:r w:rsidRPr="00F00C8D">
        <w:rPr>
          <w:rFonts w:ascii="Times New Roman" w:hAnsi="Times New Roman" w:cs="Times New Roman"/>
        </w:rPr>
        <w:t xml:space="preserve"> i </w:t>
      </w:r>
      <w:r w:rsidR="00935522" w:rsidRPr="00F00C8D">
        <w:rPr>
          <w:rFonts w:ascii="Times New Roman" w:hAnsi="Times New Roman" w:cs="Times New Roman"/>
        </w:rPr>
        <w:t>ZIP</w:t>
      </w:r>
      <w:r w:rsidRPr="00F00C8D">
        <w:rPr>
          <w:rFonts w:ascii="Times New Roman" w:hAnsi="Times New Roman" w:cs="Times New Roman"/>
        </w:rPr>
        <w:t>-mappen eller på GitHub.</w:t>
      </w:r>
      <w:bookmarkEnd w:id="85"/>
    </w:p>
    <w:p w14:paraId="4178C283" w14:textId="77777777" w:rsidR="002B418C" w:rsidRPr="00F00C8D" w:rsidRDefault="002B418C" w:rsidP="0007788F">
      <w:pPr>
        <w:spacing w:line="360" w:lineRule="auto"/>
        <w:rPr>
          <w:rFonts w:ascii="Times New Roman" w:hAnsi="Times New Roman" w:cs="Times New Roman"/>
        </w:rPr>
      </w:pPr>
    </w:p>
    <w:p w14:paraId="03F51614" w14:textId="5EAF8752" w:rsidR="008E6CCF" w:rsidRPr="00F00C8D" w:rsidRDefault="008E6CCF" w:rsidP="0007788F">
      <w:pPr>
        <w:pStyle w:val="Overskrift1"/>
        <w:spacing w:line="360" w:lineRule="auto"/>
        <w:jc w:val="center"/>
        <w:rPr>
          <w:rFonts w:ascii="Times New Roman" w:hAnsi="Times New Roman" w:cs="Times New Roman"/>
          <w:color w:val="auto"/>
        </w:rPr>
      </w:pPr>
      <w:bookmarkStart w:id="86" w:name="_Toc183172736"/>
      <w:r w:rsidRPr="00F00C8D">
        <w:rPr>
          <w:rFonts w:ascii="Times New Roman" w:hAnsi="Times New Roman" w:cs="Times New Roman"/>
          <w:color w:val="auto"/>
        </w:rPr>
        <w:t>Relevante lenker</w:t>
      </w:r>
      <w:bookmarkEnd w:id="86"/>
    </w:p>
    <w:p w14:paraId="276408DE" w14:textId="28FE4F27" w:rsidR="00CB0A37" w:rsidRPr="00F00C8D" w:rsidRDefault="00D82B21" w:rsidP="0007788F">
      <w:pPr>
        <w:spacing w:line="360" w:lineRule="auto"/>
        <w:rPr>
          <w:rFonts w:ascii="Times New Roman" w:hAnsi="Times New Roman" w:cs="Times New Roman"/>
        </w:rPr>
      </w:pPr>
      <w:r w:rsidRPr="00F00C8D">
        <w:rPr>
          <w:rFonts w:ascii="Times New Roman" w:hAnsi="Times New Roman" w:cs="Times New Roman"/>
        </w:rPr>
        <w:t>Lenke til timeliste</w:t>
      </w:r>
      <w:r w:rsidR="008E6CCF" w:rsidRPr="00F00C8D">
        <w:rPr>
          <w:rFonts w:ascii="Times New Roman" w:hAnsi="Times New Roman" w:cs="Times New Roman"/>
        </w:rPr>
        <w:t xml:space="preserve"> (ligger også vedlagt)</w:t>
      </w:r>
      <w:r w:rsidRPr="00F00C8D">
        <w:rPr>
          <w:rFonts w:ascii="Times New Roman" w:hAnsi="Times New Roman" w:cs="Times New Roman"/>
        </w:rPr>
        <w:t>:</w:t>
      </w:r>
    </w:p>
    <w:p w14:paraId="7F782284" w14:textId="77777777" w:rsidR="00CD4D95" w:rsidRDefault="00D7274E" w:rsidP="0007788F">
      <w:pPr>
        <w:pStyle w:val="Listeavsnitt"/>
        <w:numPr>
          <w:ilvl w:val="0"/>
          <w:numId w:val="4"/>
        </w:numPr>
        <w:spacing w:line="360" w:lineRule="auto"/>
        <w:rPr>
          <w:rFonts w:ascii="Times New Roman" w:hAnsi="Times New Roman" w:cs="Times New Roman"/>
        </w:rPr>
      </w:pPr>
      <w:hyperlink r:id="rId18" w:history="1">
        <w:r w:rsidRPr="00CD4D95">
          <w:rPr>
            <w:rStyle w:val="Hyperkobling"/>
            <w:rFonts w:ascii="Times New Roman" w:hAnsi="Times New Roman" w:cs="Times New Roman"/>
          </w:rPr>
          <w:t>https://1drv.ms/x/c/3b274f0dbc59c8fd/ETfAYYa9NmVOvCu7i6Q7tkkBnrOtC0Ic96sK_Uz8y4KXqQ</w:t>
        </w:r>
      </w:hyperlink>
      <w:r w:rsidRPr="00CD4D95">
        <w:rPr>
          <w:rFonts w:ascii="Times New Roman" w:hAnsi="Times New Roman" w:cs="Times New Roman"/>
        </w:rPr>
        <w:t xml:space="preserve"> </w:t>
      </w:r>
    </w:p>
    <w:p w14:paraId="4E7BE9E7" w14:textId="18513C04" w:rsidR="00CB0A37" w:rsidRPr="00CD4D95" w:rsidRDefault="00A823A7" w:rsidP="0007788F">
      <w:pPr>
        <w:spacing w:line="360" w:lineRule="auto"/>
        <w:rPr>
          <w:rFonts w:ascii="Times New Roman" w:hAnsi="Times New Roman" w:cs="Times New Roman"/>
        </w:rPr>
      </w:pPr>
      <w:r w:rsidRPr="00CD4D95">
        <w:rPr>
          <w:rFonts w:ascii="Times New Roman" w:hAnsi="Times New Roman" w:cs="Times New Roman"/>
        </w:rPr>
        <w:t xml:space="preserve">Lenke til </w:t>
      </w:r>
      <w:proofErr w:type="spellStart"/>
      <w:r w:rsidRPr="00CD4D95">
        <w:rPr>
          <w:rFonts w:ascii="Times New Roman" w:hAnsi="Times New Roman" w:cs="Times New Roman"/>
        </w:rPr>
        <w:t>Trello</w:t>
      </w:r>
      <w:proofErr w:type="spellEnd"/>
      <w:r w:rsidRPr="00CD4D95">
        <w:rPr>
          <w:rFonts w:ascii="Times New Roman" w:hAnsi="Times New Roman" w:cs="Times New Roman"/>
        </w:rPr>
        <w:t xml:space="preserve">: </w:t>
      </w:r>
    </w:p>
    <w:p w14:paraId="435E9460" w14:textId="299A0286" w:rsidR="00A823A7" w:rsidRPr="00F00C8D" w:rsidRDefault="00CB0A37" w:rsidP="0007788F">
      <w:pPr>
        <w:pStyle w:val="Listeavsnitt"/>
        <w:numPr>
          <w:ilvl w:val="0"/>
          <w:numId w:val="4"/>
        </w:numPr>
        <w:spacing w:line="360" w:lineRule="auto"/>
        <w:rPr>
          <w:rFonts w:ascii="Times New Roman" w:hAnsi="Times New Roman" w:cs="Times New Roman"/>
        </w:rPr>
      </w:pPr>
      <w:hyperlink r:id="rId19" w:history="1">
        <w:r w:rsidRPr="00F00C8D">
          <w:rPr>
            <w:rStyle w:val="Hyperkobling"/>
            <w:rFonts w:ascii="Times New Roman" w:hAnsi="Times New Roman" w:cs="Times New Roman"/>
          </w:rPr>
          <w:t>https://trello.com/b/g7QFBDkP/itf20319-1-24h-software-engineer</w:t>
        </w:r>
      </w:hyperlink>
      <w:r w:rsidR="00A823A7" w:rsidRPr="00F00C8D">
        <w:rPr>
          <w:rFonts w:ascii="Times New Roman" w:hAnsi="Times New Roman" w:cs="Times New Roman"/>
        </w:rPr>
        <w:t xml:space="preserve"> </w:t>
      </w:r>
    </w:p>
    <w:p w14:paraId="1563AFBF" w14:textId="24808A6D" w:rsidR="00CB0A37" w:rsidRPr="00F00C8D" w:rsidRDefault="00CB0A37" w:rsidP="0007788F">
      <w:pPr>
        <w:pStyle w:val="Listeavsnitt"/>
        <w:numPr>
          <w:ilvl w:val="0"/>
          <w:numId w:val="4"/>
        </w:numPr>
        <w:spacing w:line="360" w:lineRule="auto"/>
        <w:rPr>
          <w:rFonts w:ascii="Times New Roman" w:hAnsi="Times New Roman" w:cs="Times New Roman"/>
        </w:rPr>
      </w:pPr>
      <w:hyperlink r:id="rId20" w:history="1">
        <w:r w:rsidRPr="00F00C8D">
          <w:rPr>
            <w:rStyle w:val="Hyperkobling"/>
            <w:rFonts w:ascii="Times New Roman" w:hAnsi="Times New Roman" w:cs="Times New Roman"/>
          </w:rPr>
          <w:t>https://trello.com/invite/b/66d85ee6de102e85bc54c773/ATTIcdf6677519c556865d398f381dfd7bd800DEA557/itf20319-1-24h-software-engineer</w:t>
        </w:r>
      </w:hyperlink>
      <w:r w:rsidRPr="00F00C8D">
        <w:rPr>
          <w:rFonts w:ascii="Times New Roman" w:hAnsi="Times New Roman" w:cs="Times New Roman"/>
        </w:rPr>
        <w:t xml:space="preserve"> </w:t>
      </w:r>
    </w:p>
    <w:p w14:paraId="55484D41" w14:textId="7BA91E21" w:rsidR="00CB0A37" w:rsidRPr="00F00C8D" w:rsidRDefault="00CB0A37" w:rsidP="0007788F">
      <w:pPr>
        <w:spacing w:line="360" w:lineRule="auto"/>
        <w:rPr>
          <w:rFonts w:ascii="Times New Roman" w:hAnsi="Times New Roman" w:cs="Times New Roman"/>
        </w:rPr>
      </w:pPr>
      <w:r w:rsidRPr="00F00C8D">
        <w:rPr>
          <w:rFonts w:ascii="Times New Roman" w:hAnsi="Times New Roman" w:cs="Times New Roman"/>
        </w:rPr>
        <w:t xml:space="preserve">Lenke til GitHub: </w:t>
      </w:r>
    </w:p>
    <w:p w14:paraId="733C5197" w14:textId="0D7F162C" w:rsidR="00C8174E" w:rsidRPr="00F00C8D" w:rsidRDefault="00C8174E" w:rsidP="0007788F">
      <w:pPr>
        <w:pStyle w:val="Listeavsnitt"/>
        <w:numPr>
          <w:ilvl w:val="0"/>
          <w:numId w:val="4"/>
        </w:numPr>
        <w:spacing w:line="360" w:lineRule="auto"/>
        <w:rPr>
          <w:rFonts w:ascii="Times New Roman" w:hAnsi="Times New Roman" w:cs="Times New Roman"/>
        </w:rPr>
      </w:pPr>
      <w:hyperlink r:id="rId21" w:history="1">
        <w:r w:rsidRPr="00F00C8D">
          <w:rPr>
            <w:rStyle w:val="Hyperkobling"/>
            <w:rFonts w:ascii="Times New Roman" w:hAnsi="Times New Roman" w:cs="Times New Roman"/>
          </w:rPr>
          <w:t>https://github.com/EmilB04/S.E.O.T_Gruppe-9</w:t>
        </w:r>
      </w:hyperlink>
      <w:r w:rsidRPr="00F00C8D">
        <w:rPr>
          <w:rFonts w:ascii="Times New Roman" w:hAnsi="Times New Roman" w:cs="Times New Roman"/>
        </w:rPr>
        <w:t xml:space="preserve"> </w:t>
      </w:r>
    </w:p>
    <w:p w14:paraId="0F1F504E" w14:textId="1F077C25" w:rsidR="00C8174E" w:rsidRPr="00F00C8D" w:rsidRDefault="00C8174E" w:rsidP="0007788F">
      <w:pPr>
        <w:spacing w:line="360" w:lineRule="auto"/>
        <w:rPr>
          <w:rFonts w:ascii="Times New Roman" w:hAnsi="Times New Roman" w:cs="Times New Roman"/>
        </w:rPr>
      </w:pPr>
      <w:r w:rsidRPr="00F00C8D">
        <w:rPr>
          <w:rFonts w:ascii="Times New Roman" w:hAnsi="Times New Roman" w:cs="Times New Roman"/>
        </w:rPr>
        <w:t xml:space="preserve">Lenke til Front-End: </w:t>
      </w:r>
    </w:p>
    <w:p w14:paraId="0E488159" w14:textId="6DD607C7" w:rsidR="00C8174E" w:rsidRPr="00F00C8D" w:rsidRDefault="006620D3" w:rsidP="0007788F">
      <w:pPr>
        <w:pStyle w:val="Listeavsnitt"/>
        <w:numPr>
          <w:ilvl w:val="0"/>
          <w:numId w:val="4"/>
        </w:numPr>
        <w:spacing w:line="360" w:lineRule="auto"/>
        <w:rPr>
          <w:rFonts w:ascii="Times New Roman" w:hAnsi="Times New Roman" w:cs="Times New Roman"/>
        </w:rPr>
      </w:pPr>
      <w:hyperlink r:id="rId22" w:history="1">
        <w:r w:rsidRPr="00F00C8D">
          <w:rPr>
            <w:rStyle w:val="Hyperkobling"/>
            <w:rFonts w:ascii="Times New Roman" w:hAnsi="Times New Roman" w:cs="Times New Roman"/>
          </w:rPr>
          <w:t>https://varsel-app.pages.dev/auth/welcome</w:t>
        </w:r>
      </w:hyperlink>
      <w:r w:rsidRPr="00F00C8D">
        <w:rPr>
          <w:rFonts w:ascii="Times New Roman" w:hAnsi="Times New Roman" w:cs="Times New Roman"/>
        </w:rPr>
        <w:t xml:space="preserve"> </w:t>
      </w:r>
    </w:p>
    <w:sectPr w:rsidR="00C8174E" w:rsidRPr="00F00C8D">
      <w:headerReference w:type="even" r:id="rId23"/>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8CB62" w14:textId="77777777" w:rsidR="00CC16F7" w:rsidRDefault="00CC16F7" w:rsidP="004C5E34">
      <w:pPr>
        <w:spacing w:after="0" w:line="240" w:lineRule="auto"/>
      </w:pPr>
      <w:r>
        <w:separator/>
      </w:r>
    </w:p>
  </w:endnote>
  <w:endnote w:type="continuationSeparator" w:id="0">
    <w:p w14:paraId="33C0323D" w14:textId="77777777" w:rsidR="00CC16F7" w:rsidRDefault="00CC16F7" w:rsidP="004C5E34">
      <w:pPr>
        <w:spacing w:after="0" w:line="240" w:lineRule="auto"/>
      </w:pPr>
      <w:r>
        <w:continuationSeparator/>
      </w:r>
    </w:p>
  </w:endnote>
  <w:endnote w:type="continuationNotice" w:id="1">
    <w:p w14:paraId="07873C98" w14:textId="77777777" w:rsidR="00CC16F7" w:rsidRDefault="00CC16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Noto Sans">
    <w:charset w:val="00"/>
    <w:family w:val="swiss"/>
    <w:pitch w:val="variable"/>
    <w:sig w:usb0="E00082FF" w:usb1="400078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99DD2" w14:textId="77777777" w:rsidR="00CC16F7" w:rsidRDefault="00CC16F7" w:rsidP="004C5E34">
      <w:pPr>
        <w:spacing w:after="0" w:line="240" w:lineRule="auto"/>
      </w:pPr>
      <w:r>
        <w:separator/>
      </w:r>
    </w:p>
  </w:footnote>
  <w:footnote w:type="continuationSeparator" w:id="0">
    <w:p w14:paraId="7ABD69FE" w14:textId="77777777" w:rsidR="00CC16F7" w:rsidRDefault="00CC16F7" w:rsidP="004C5E34">
      <w:pPr>
        <w:spacing w:after="0" w:line="240" w:lineRule="auto"/>
      </w:pPr>
      <w:r>
        <w:continuationSeparator/>
      </w:r>
    </w:p>
  </w:footnote>
  <w:footnote w:type="continuationNotice" w:id="1">
    <w:p w14:paraId="1C17A8C7" w14:textId="77777777" w:rsidR="00CC16F7" w:rsidRDefault="00CC16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l"/>
      </w:rPr>
      <w:id w:val="-1967956389"/>
      <w:docPartObj>
        <w:docPartGallery w:val="Page Numbers (Top of Page)"/>
        <w:docPartUnique/>
      </w:docPartObj>
    </w:sdtPr>
    <w:sdtContent>
      <w:p w14:paraId="22E94B0F" w14:textId="44C143FD" w:rsidR="005A795F" w:rsidRDefault="005A795F" w:rsidP="00274EBC">
        <w:pPr>
          <w:pStyle w:val="Topp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end"/>
        </w:r>
      </w:p>
    </w:sdtContent>
  </w:sdt>
  <w:p w14:paraId="53E56890" w14:textId="77777777" w:rsidR="005A795F" w:rsidRDefault="005A795F" w:rsidP="005A795F">
    <w:pPr>
      <w:pStyle w:val="Top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idetall"/>
      </w:rPr>
      <w:id w:val="-1684120878"/>
      <w:docPartObj>
        <w:docPartGallery w:val="Page Numbers (Top of Page)"/>
        <w:docPartUnique/>
      </w:docPartObj>
    </w:sdtPr>
    <w:sdtContent>
      <w:p w14:paraId="4F5D1D26" w14:textId="0B4F9CEB" w:rsidR="005A795F" w:rsidRDefault="005A795F" w:rsidP="00274EBC">
        <w:pPr>
          <w:pStyle w:val="Topptekst"/>
          <w:framePr w:wrap="none" w:vAnchor="text" w:hAnchor="margin" w:xAlign="right" w:y="1"/>
          <w:rPr>
            <w:rStyle w:val="Sidetall"/>
          </w:rPr>
        </w:pPr>
        <w:r>
          <w:rPr>
            <w:rStyle w:val="Sidetall"/>
          </w:rPr>
          <w:fldChar w:fldCharType="begin"/>
        </w:r>
        <w:r>
          <w:rPr>
            <w:rStyle w:val="Sidetall"/>
          </w:rPr>
          <w:instrText xml:space="preserve"> PAGE </w:instrText>
        </w:r>
        <w:r>
          <w:rPr>
            <w:rStyle w:val="Sidetall"/>
          </w:rPr>
          <w:fldChar w:fldCharType="separate"/>
        </w:r>
        <w:r>
          <w:rPr>
            <w:rStyle w:val="Sidetall"/>
            <w:noProof/>
          </w:rPr>
          <w:t>1</w:t>
        </w:r>
        <w:r>
          <w:rPr>
            <w:rStyle w:val="Sidetall"/>
          </w:rPr>
          <w:fldChar w:fldCharType="end"/>
        </w:r>
      </w:p>
    </w:sdtContent>
  </w:sdt>
  <w:p w14:paraId="6A796D25" w14:textId="77777777" w:rsidR="005A795F" w:rsidRDefault="005A795F" w:rsidP="005A795F">
    <w:pPr>
      <w:pStyle w:val="Topptekst"/>
      <w:ind w:right="360"/>
    </w:pPr>
  </w:p>
</w:hdr>
</file>

<file path=word/intelligence2.xml><?xml version="1.0" encoding="utf-8"?>
<int2:intelligence xmlns:int2="http://schemas.microsoft.com/office/intelligence/2020/intelligence" xmlns:oel="http://schemas.microsoft.com/office/2019/extlst">
  <int2:observations>
    <int2:textHash int2:hashCode="AA55PbcMWTCfpv" int2:id="2ohdgFId">
      <int2:state int2:value="Rejected" int2:type="LegacyProofing"/>
    </int2:textHash>
    <int2:textHash int2:hashCode="F2k5Y4GR1aE5Nc" int2:id="5O4DYGO8">
      <int2:state int2:value="Rejected" int2:type="LegacyProofing"/>
    </int2:textHash>
    <int2:textHash int2:hashCode="yEs+lVUdD/pr6n" int2:id="Fz8Il8Pb">
      <int2:state int2:value="Rejected" int2:type="LegacyProofing"/>
    </int2:textHash>
    <int2:textHash int2:hashCode="cJJEiqoR4C7mQ7" int2:id="HdRK3e9p">
      <int2:state int2:value="Rejected" int2:type="LegacyProofing"/>
    </int2:textHash>
    <int2:textHash int2:hashCode="EdRdMumE18MP1Z" int2:id="I9Nuexfr">
      <int2:state int2:value="Rejected" int2:type="LegacyProofing"/>
    </int2:textHash>
    <int2:textHash int2:hashCode="J5sZsCl/h/2K+L" int2:id="QA6GkYtD">
      <int2:state int2:value="Rejected" int2:type="LegacyProofing"/>
    </int2:textHash>
    <int2:textHash int2:hashCode="+0ShBgPbxmwpoo" int2:id="RVIgDJZ6">
      <int2:state int2:value="Rejected" int2:type="LegacyProofing"/>
    </int2:textHash>
    <int2:textHash int2:hashCode="u4T6EpigLlS3vJ" int2:id="Ste8m1XO">
      <int2:state int2:value="Rejected" int2:type="LegacyProofing"/>
    </int2:textHash>
    <int2:textHash int2:hashCode="iIT9MNZOXPlwVM" int2:id="WAwg0UQ3">
      <int2:state int2:value="Rejected" int2:type="LegacyProofing"/>
    </int2:textHash>
    <int2:textHash int2:hashCode="wrwXyeF2jNizl5" int2:id="eeeH5Z7c">
      <int2:state int2:value="Rejected" int2:type="LegacyProofing"/>
    </int2:textHash>
    <int2:textHash int2:hashCode="7bUvkV/Y5yOZQj" int2:id="idHV35T3">
      <int2:state int2:value="Rejected" int2:type="LegacyProofing"/>
    </int2:textHash>
    <int2:textHash int2:hashCode="7vlihNTRQJG+SH" int2:id="ikRbqW92">
      <int2:state int2:value="Rejected" int2:type="LegacyProofing"/>
    </int2:textHash>
    <int2:textHash int2:hashCode="73DRWgcA0hCODf" int2:id="j4k2Fncx">
      <int2:state int2:value="Rejected" int2:type="LegacyProofing"/>
    </int2:textHash>
    <int2:textHash int2:hashCode="WP6AIIG18hXUlP" int2:id="neOqqlQB">
      <int2:state int2:value="Rejected" int2:type="LegacyProofing"/>
    </int2:textHash>
    <int2:textHash int2:hashCode="K350FErFS4gEgk" int2:id="qjCr3uV8">
      <int2:state int2:value="Rejected" int2:type="LegacyProofing"/>
    </int2:textHash>
    <int2:textHash int2:hashCode="jhGDjd/6Q9/qdo" int2:id="tHN6B4Gj">
      <int2:state int2:value="Rejected" int2:type="LegacyProofing"/>
    </int2:textHash>
    <int2:textHash int2:hashCode="4UXphL6hjhVz4/" int2:id="tc9r9w2l">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B6C80"/>
    <w:multiLevelType w:val="hybridMultilevel"/>
    <w:tmpl w:val="6E702C3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763538A"/>
    <w:multiLevelType w:val="hybridMultilevel"/>
    <w:tmpl w:val="FFFFFFFF"/>
    <w:lvl w:ilvl="0" w:tplc="39003704">
      <w:start w:val="1"/>
      <w:numFmt w:val="decimal"/>
      <w:lvlText w:val="%1-"/>
      <w:lvlJc w:val="left"/>
      <w:pPr>
        <w:ind w:left="1080" w:hanging="360"/>
      </w:pPr>
    </w:lvl>
    <w:lvl w:ilvl="1" w:tplc="08B0C858">
      <w:start w:val="1"/>
      <w:numFmt w:val="lowerLetter"/>
      <w:lvlText w:val="%2."/>
      <w:lvlJc w:val="left"/>
      <w:pPr>
        <w:ind w:left="1800" w:hanging="360"/>
      </w:pPr>
    </w:lvl>
    <w:lvl w:ilvl="2" w:tplc="58E83E2A">
      <w:start w:val="1"/>
      <w:numFmt w:val="lowerRoman"/>
      <w:lvlText w:val="%3."/>
      <w:lvlJc w:val="right"/>
      <w:pPr>
        <w:ind w:left="2520" w:hanging="180"/>
      </w:pPr>
    </w:lvl>
    <w:lvl w:ilvl="3" w:tplc="6540D270">
      <w:start w:val="1"/>
      <w:numFmt w:val="decimal"/>
      <w:lvlText w:val="%4."/>
      <w:lvlJc w:val="left"/>
      <w:pPr>
        <w:ind w:left="3240" w:hanging="360"/>
      </w:pPr>
    </w:lvl>
    <w:lvl w:ilvl="4" w:tplc="9BFCB07E">
      <w:start w:val="1"/>
      <w:numFmt w:val="lowerLetter"/>
      <w:lvlText w:val="%5."/>
      <w:lvlJc w:val="left"/>
      <w:pPr>
        <w:ind w:left="3960" w:hanging="360"/>
      </w:pPr>
    </w:lvl>
    <w:lvl w:ilvl="5" w:tplc="69E4BDCA">
      <w:start w:val="1"/>
      <w:numFmt w:val="lowerRoman"/>
      <w:lvlText w:val="%6."/>
      <w:lvlJc w:val="right"/>
      <w:pPr>
        <w:ind w:left="4680" w:hanging="180"/>
      </w:pPr>
    </w:lvl>
    <w:lvl w:ilvl="6" w:tplc="69101D40">
      <w:start w:val="1"/>
      <w:numFmt w:val="decimal"/>
      <w:lvlText w:val="%7."/>
      <w:lvlJc w:val="left"/>
      <w:pPr>
        <w:ind w:left="5400" w:hanging="360"/>
      </w:pPr>
    </w:lvl>
    <w:lvl w:ilvl="7" w:tplc="73063DBE">
      <w:start w:val="1"/>
      <w:numFmt w:val="lowerLetter"/>
      <w:lvlText w:val="%8."/>
      <w:lvlJc w:val="left"/>
      <w:pPr>
        <w:ind w:left="6120" w:hanging="360"/>
      </w:pPr>
    </w:lvl>
    <w:lvl w:ilvl="8" w:tplc="02527C28">
      <w:start w:val="1"/>
      <w:numFmt w:val="lowerRoman"/>
      <w:lvlText w:val="%9."/>
      <w:lvlJc w:val="right"/>
      <w:pPr>
        <w:ind w:left="6840" w:hanging="180"/>
      </w:pPr>
    </w:lvl>
  </w:abstractNum>
  <w:abstractNum w:abstractNumId="2" w15:restartNumberingAfterBreak="0">
    <w:nsid w:val="0BAE7D8E"/>
    <w:multiLevelType w:val="hybridMultilevel"/>
    <w:tmpl w:val="FFFFFFFF"/>
    <w:lvl w:ilvl="0" w:tplc="7E4ED424">
      <w:start w:val="1"/>
      <w:numFmt w:val="bullet"/>
      <w:lvlText w:val=""/>
      <w:lvlJc w:val="left"/>
      <w:pPr>
        <w:ind w:left="720" w:hanging="360"/>
      </w:pPr>
      <w:rPr>
        <w:rFonts w:ascii="Symbol" w:hAnsi="Symbol" w:hint="default"/>
      </w:rPr>
    </w:lvl>
    <w:lvl w:ilvl="1" w:tplc="2B30330A">
      <w:start w:val="1"/>
      <w:numFmt w:val="bullet"/>
      <w:lvlText w:val="o"/>
      <w:lvlJc w:val="left"/>
      <w:pPr>
        <w:ind w:left="1440" w:hanging="360"/>
      </w:pPr>
      <w:rPr>
        <w:rFonts w:ascii="Courier New" w:hAnsi="Courier New" w:hint="default"/>
      </w:rPr>
    </w:lvl>
    <w:lvl w:ilvl="2" w:tplc="7A14EE0C">
      <w:start w:val="1"/>
      <w:numFmt w:val="bullet"/>
      <w:lvlText w:val=""/>
      <w:lvlJc w:val="left"/>
      <w:pPr>
        <w:ind w:left="2160" w:hanging="360"/>
      </w:pPr>
      <w:rPr>
        <w:rFonts w:ascii="Wingdings" w:hAnsi="Wingdings" w:hint="default"/>
      </w:rPr>
    </w:lvl>
    <w:lvl w:ilvl="3" w:tplc="DB3E9694">
      <w:start w:val="1"/>
      <w:numFmt w:val="bullet"/>
      <w:lvlText w:val=""/>
      <w:lvlJc w:val="left"/>
      <w:pPr>
        <w:ind w:left="2880" w:hanging="360"/>
      </w:pPr>
      <w:rPr>
        <w:rFonts w:ascii="Symbol" w:hAnsi="Symbol" w:hint="default"/>
      </w:rPr>
    </w:lvl>
    <w:lvl w:ilvl="4" w:tplc="48DA659C">
      <w:start w:val="1"/>
      <w:numFmt w:val="bullet"/>
      <w:lvlText w:val="o"/>
      <w:lvlJc w:val="left"/>
      <w:pPr>
        <w:ind w:left="3600" w:hanging="360"/>
      </w:pPr>
      <w:rPr>
        <w:rFonts w:ascii="Courier New" w:hAnsi="Courier New" w:hint="default"/>
      </w:rPr>
    </w:lvl>
    <w:lvl w:ilvl="5" w:tplc="7EB2ED2A">
      <w:start w:val="1"/>
      <w:numFmt w:val="bullet"/>
      <w:lvlText w:val=""/>
      <w:lvlJc w:val="left"/>
      <w:pPr>
        <w:ind w:left="4320" w:hanging="360"/>
      </w:pPr>
      <w:rPr>
        <w:rFonts w:ascii="Wingdings" w:hAnsi="Wingdings" w:hint="default"/>
      </w:rPr>
    </w:lvl>
    <w:lvl w:ilvl="6" w:tplc="002AC33A">
      <w:start w:val="1"/>
      <w:numFmt w:val="bullet"/>
      <w:lvlText w:val=""/>
      <w:lvlJc w:val="left"/>
      <w:pPr>
        <w:ind w:left="5040" w:hanging="360"/>
      </w:pPr>
      <w:rPr>
        <w:rFonts w:ascii="Symbol" w:hAnsi="Symbol" w:hint="default"/>
      </w:rPr>
    </w:lvl>
    <w:lvl w:ilvl="7" w:tplc="2C5E6FF2">
      <w:start w:val="1"/>
      <w:numFmt w:val="bullet"/>
      <w:lvlText w:val="o"/>
      <w:lvlJc w:val="left"/>
      <w:pPr>
        <w:ind w:left="5760" w:hanging="360"/>
      </w:pPr>
      <w:rPr>
        <w:rFonts w:ascii="Courier New" w:hAnsi="Courier New" w:hint="default"/>
      </w:rPr>
    </w:lvl>
    <w:lvl w:ilvl="8" w:tplc="F2287E26">
      <w:start w:val="1"/>
      <w:numFmt w:val="bullet"/>
      <w:lvlText w:val=""/>
      <w:lvlJc w:val="left"/>
      <w:pPr>
        <w:ind w:left="6480" w:hanging="360"/>
      </w:pPr>
      <w:rPr>
        <w:rFonts w:ascii="Wingdings" w:hAnsi="Wingdings" w:hint="default"/>
      </w:rPr>
    </w:lvl>
  </w:abstractNum>
  <w:abstractNum w:abstractNumId="3" w15:restartNumberingAfterBreak="0">
    <w:nsid w:val="0F9F72CD"/>
    <w:multiLevelType w:val="hybridMultilevel"/>
    <w:tmpl w:val="FFFFFFFF"/>
    <w:lvl w:ilvl="0" w:tplc="8BBE946E">
      <w:start w:val="1"/>
      <w:numFmt w:val="decimal"/>
      <w:lvlText w:val="%1."/>
      <w:lvlJc w:val="left"/>
      <w:pPr>
        <w:ind w:left="1428" w:hanging="360"/>
      </w:pPr>
    </w:lvl>
    <w:lvl w:ilvl="1" w:tplc="AA5633D0">
      <w:start w:val="1"/>
      <w:numFmt w:val="lowerLetter"/>
      <w:lvlText w:val="%2."/>
      <w:lvlJc w:val="left"/>
      <w:pPr>
        <w:ind w:left="2148" w:hanging="360"/>
      </w:pPr>
    </w:lvl>
    <w:lvl w:ilvl="2" w:tplc="214826EE">
      <w:start w:val="1"/>
      <w:numFmt w:val="lowerRoman"/>
      <w:lvlText w:val="%3."/>
      <w:lvlJc w:val="right"/>
      <w:pPr>
        <w:ind w:left="2868" w:hanging="180"/>
      </w:pPr>
    </w:lvl>
    <w:lvl w:ilvl="3" w:tplc="F2A0A04C">
      <w:start w:val="1"/>
      <w:numFmt w:val="decimal"/>
      <w:lvlText w:val="%4."/>
      <w:lvlJc w:val="left"/>
      <w:pPr>
        <w:ind w:left="3588" w:hanging="360"/>
      </w:pPr>
    </w:lvl>
    <w:lvl w:ilvl="4" w:tplc="048E3E4A">
      <w:start w:val="1"/>
      <w:numFmt w:val="lowerLetter"/>
      <w:lvlText w:val="%5."/>
      <w:lvlJc w:val="left"/>
      <w:pPr>
        <w:ind w:left="4308" w:hanging="360"/>
      </w:pPr>
    </w:lvl>
    <w:lvl w:ilvl="5" w:tplc="148A4550">
      <w:start w:val="1"/>
      <w:numFmt w:val="lowerRoman"/>
      <w:lvlText w:val="%6."/>
      <w:lvlJc w:val="right"/>
      <w:pPr>
        <w:ind w:left="5028" w:hanging="180"/>
      </w:pPr>
    </w:lvl>
    <w:lvl w:ilvl="6" w:tplc="8EB89ADE">
      <w:start w:val="1"/>
      <w:numFmt w:val="decimal"/>
      <w:lvlText w:val="%7."/>
      <w:lvlJc w:val="left"/>
      <w:pPr>
        <w:ind w:left="5748" w:hanging="360"/>
      </w:pPr>
    </w:lvl>
    <w:lvl w:ilvl="7" w:tplc="A3B838E2">
      <w:start w:val="1"/>
      <w:numFmt w:val="lowerLetter"/>
      <w:lvlText w:val="%8."/>
      <w:lvlJc w:val="left"/>
      <w:pPr>
        <w:ind w:left="6468" w:hanging="360"/>
      </w:pPr>
    </w:lvl>
    <w:lvl w:ilvl="8" w:tplc="9A88D780">
      <w:start w:val="1"/>
      <w:numFmt w:val="lowerRoman"/>
      <w:lvlText w:val="%9."/>
      <w:lvlJc w:val="right"/>
      <w:pPr>
        <w:ind w:left="7188" w:hanging="180"/>
      </w:pPr>
    </w:lvl>
  </w:abstractNum>
  <w:abstractNum w:abstractNumId="4" w15:restartNumberingAfterBreak="0">
    <w:nsid w:val="10E776FA"/>
    <w:multiLevelType w:val="hybridMultilevel"/>
    <w:tmpl w:val="75106FB0"/>
    <w:lvl w:ilvl="0" w:tplc="04140001">
      <w:start w:val="1"/>
      <w:numFmt w:val="bullet"/>
      <w:lvlText w:val=""/>
      <w:lvlJc w:val="left"/>
      <w:pPr>
        <w:ind w:left="720" w:hanging="360"/>
      </w:pPr>
      <w:rPr>
        <w:rFonts w:ascii="Symbol" w:hAnsi="Symbol" w:hint="default"/>
      </w:rPr>
    </w:lvl>
    <w:lvl w:ilvl="1" w:tplc="3448FC2A">
      <w:start w:val="1"/>
      <w:numFmt w:val="bullet"/>
      <w:lvlText w:val="o"/>
      <w:lvlJc w:val="left"/>
      <w:pPr>
        <w:ind w:left="1440" w:hanging="360"/>
      </w:pPr>
      <w:rPr>
        <w:rFonts w:ascii="Courier New" w:hAnsi="Courier New" w:hint="default"/>
      </w:rPr>
    </w:lvl>
    <w:lvl w:ilvl="2" w:tplc="6936DC44">
      <w:start w:val="1"/>
      <w:numFmt w:val="bullet"/>
      <w:lvlText w:val=""/>
      <w:lvlJc w:val="left"/>
      <w:pPr>
        <w:ind w:left="2160" w:hanging="360"/>
      </w:pPr>
      <w:rPr>
        <w:rFonts w:ascii="Wingdings" w:hAnsi="Wingdings" w:hint="default"/>
      </w:rPr>
    </w:lvl>
    <w:lvl w:ilvl="3" w:tplc="AFC48DF0">
      <w:start w:val="1"/>
      <w:numFmt w:val="bullet"/>
      <w:lvlText w:val=""/>
      <w:lvlJc w:val="left"/>
      <w:pPr>
        <w:ind w:left="2880" w:hanging="360"/>
      </w:pPr>
      <w:rPr>
        <w:rFonts w:ascii="Symbol" w:hAnsi="Symbol" w:hint="default"/>
      </w:rPr>
    </w:lvl>
    <w:lvl w:ilvl="4" w:tplc="CC9C196A">
      <w:start w:val="1"/>
      <w:numFmt w:val="bullet"/>
      <w:lvlText w:val="o"/>
      <w:lvlJc w:val="left"/>
      <w:pPr>
        <w:ind w:left="3600" w:hanging="360"/>
      </w:pPr>
      <w:rPr>
        <w:rFonts w:ascii="Courier New" w:hAnsi="Courier New" w:hint="default"/>
      </w:rPr>
    </w:lvl>
    <w:lvl w:ilvl="5" w:tplc="7F8EE530">
      <w:start w:val="1"/>
      <w:numFmt w:val="bullet"/>
      <w:lvlText w:val=""/>
      <w:lvlJc w:val="left"/>
      <w:pPr>
        <w:ind w:left="4320" w:hanging="360"/>
      </w:pPr>
      <w:rPr>
        <w:rFonts w:ascii="Wingdings" w:hAnsi="Wingdings" w:hint="default"/>
      </w:rPr>
    </w:lvl>
    <w:lvl w:ilvl="6" w:tplc="E3DE5C7C">
      <w:start w:val="1"/>
      <w:numFmt w:val="bullet"/>
      <w:lvlText w:val=""/>
      <w:lvlJc w:val="left"/>
      <w:pPr>
        <w:ind w:left="5040" w:hanging="360"/>
      </w:pPr>
      <w:rPr>
        <w:rFonts w:ascii="Symbol" w:hAnsi="Symbol" w:hint="default"/>
      </w:rPr>
    </w:lvl>
    <w:lvl w:ilvl="7" w:tplc="73CA9E9C">
      <w:start w:val="1"/>
      <w:numFmt w:val="bullet"/>
      <w:lvlText w:val="o"/>
      <w:lvlJc w:val="left"/>
      <w:pPr>
        <w:ind w:left="5760" w:hanging="360"/>
      </w:pPr>
      <w:rPr>
        <w:rFonts w:ascii="Courier New" w:hAnsi="Courier New" w:hint="default"/>
      </w:rPr>
    </w:lvl>
    <w:lvl w:ilvl="8" w:tplc="65782B42">
      <w:start w:val="1"/>
      <w:numFmt w:val="bullet"/>
      <w:lvlText w:val=""/>
      <w:lvlJc w:val="left"/>
      <w:pPr>
        <w:ind w:left="6480" w:hanging="360"/>
      </w:pPr>
      <w:rPr>
        <w:rFonts w:ascii="Wingdings" w:hAnsi="Wingdings" w:hint="default"/>
      </w:rPr>
    </w:lvl>
  </w:abstractNum>
  <w:abstractNum w:abstractNumId="5" w15:restartNumberingAfterBreak="0">
    <w:nsid w:val="179AF9B1"/>
    <w:multiLevelType w:val="hybridMultilevel"/>
    <w:tmpl w:val="FFFFFFFF"/>
    <w:lvl w:ilvl="0" w:tplc="75A6BD32">
      <w:start w:val="1"/>
      <w:numFmt w:val="bullet"/>
      <w:lvlText w:val=""/>
      <w:lvlJc w:val="left"/>
      <w:pPr>
        <w:ind w:left="720" w:hanging="360"/>
      </w:pPr>
      <w:rPr>
        <w:rFonts w:ascii="Symbol" w:hAnsi="Symbol" w:hint="default"/>
      </w:rPr>
    </w:lvl>
    <w:lvl w:ilvl="1" w:tplc="B024E044">
      <w:start w:val="1"/>
      <w:numFmt w:val="bullet"/>
      <w:lvlText w:val="o"/>
      <w:lvlJc w:val="left"/>
      <w:pPr>
        <w:ind w:left="1440" w:hanging="360"/>
      </w:pPr>
      <w:rPr>
        <w:rFonts w:ascii="Courier New" w:hAnsi="Courier New" w:hint="default"/>
      </w:rPr>
    </w:lvl>
    <w:lvl w:ilvl="2" w:tplc="10DE8E64">
      <w:start w:val="1"/>
      <w:numFmt w:val="bullet"/>
      <w:lvlText w:val=""/>
      <w:lvlJc w:val="left"/>
      <w:pPr>
        <w:ind w:left="2160" w:hanging="360"/>
      </w:pPr>
      <w:rPr>
        <w:rFonts w:ascii="Wingdings" w:hAnsi="Wingdings" w:hint="default"/>
      </w:rPr>
    </w:lvl>
    <w:lvl w:ilvl="3" w:tplc="177EA606">
      <w:start w:val="1"/>
      <w:numFmt w:val="bullet"/>
      <w:lvlText w:val=""/>
      <w:lvlJc w:val="left"/>
      <w:pPr>
        <w:ind w:left="2880" w:hanging="360"/>
      </w:pPr>
      <w:rPr>
        <w:rFonts w:ascii="Symbol" w:hAnsi="Symbol" w:hint="default"/>
      </w:rPr>
    </w:lvl>
    <w:lvl w:ilvl="4" w:tplc="DE783084">
      <w:start w:val="1"/>
      <w:numFmt w:val="bullet"/>
      <w:lvlText w:val="o"/>
      <w:lvlJc w:val="left"/>
      <w:pPr>
        <w:ind w:left="3600" w:hanging="360"/>
      </w:pPr>
      <w:rPr>
        <w:rFonts w:ascii="Courier New" w:hAnsi="Courier New" w:hint="default"/>
      </w:rPr>
    </w:lvl>
    <w:lvl w:ilvl="5" w:tplc="9372F9F2">
      <w:start w:val="1"/>
      <w:numFmt w:val="bullet"/>
      <w:lvlText w:val=""/>
      <w:lvlJc w:val="left"/>
      <w:pPr>
        <w:ind w:left="4320" w:hanging="360"/>
      </w:pPr>
      <w:rPr>
        <w:rFonts w:ascii="Wingdings" w:hAnsi="Wingdings" w:hint="default"/>
      </w:rPr>
    </w:lvl>
    <w:lvl w:ilvl="6" w:tplc="80301D02">
      <w:start w:val="1"/>
      <w:numFmt w:val="bullet"/>
      <w:lvlText w:val=""/>
      <w:lvlJc w:val="left"/>
      <w:pPr>
        <w:ind w:left="5040" w:hanging="360"/>
      </w:pPr>
      <w:rPr>
        <w:rFonts w:ascii="Symbol" w:hAnsi="Symbol" w:hint="default"/>
      </w:rPr>
    </w:lvl>
    <w:lvl w:ilvl="7" w:tplc="1C5AF436">
      <w:start w:val="1"/>
      <w:numFmt w:val="bullet"/>
      <w:lvlText w:val="o"/>
      <w:lvlJc w:val="left"/>
      <w:pPr>
        <w:ind w:left="5760" w:hanging="360"/>
      </w:pPr>
      <w:rPr>
        <w:rFonts w:ascii="Courier New" w:hAnsi="Courier New" w:hint="default"/>
      </w:rPr>
    </w:lvl>
    <w:lvl w:ilvl="8" w:tplc="406E0FE8">
      <w:start w:val="1"/>
      <w:numFmt w:val="bullet"/>
      <w:lvlText w:val=""/>
      <w:lvlJc w:val="left"/>
      <w:pPr>
        <w:ind w:left="6480" w:hanging="360"/>
      </w:pPr>
      <w:rPr>
        <w:rFonts w:ascii="Wingdings" w:hAnsi="Wingdings" w:hint="default"/>
      </w:rPr>
    </w:lvl>
  </w:abstractNum>
  <w:abstractNum w:abstractNumId="6" w15:restartNumberingAfterBreak="0">
    <w:nsid w:val="1BABC270"/>
    <w:multiLevelType w:val="hybridMultilevel"/>
    <w:tmpl w:val="FFFFFFFF"/>
    <w:lvl w:ilvl="0" w:tplc="09683A38">
      <w:start w:val="1"/>
      <w:numFmt w:val="decimal"/>
      <w:lvlText w:val="%1."/>
      <w:lvlJc w:val="left"/>
      <w:pPr>
        <w:ind w:left="720" w:hanging="360"/>
      </w:pPr>
    </w:lvl>
    <w:lvl w:ilvl="1" w:tplc="D3061048">
      <w:start w:val="1"/>
      <w:numFmt w:val="bullet"/>
      <w:lvlText w:val="o"/>
      <w:lvlJc w:val="left"/>
      <w:pPr>
        <w:ind w:left="1440" w:hanging="360"/>
      </w:pPr>
      <w:rPr>
        <w:rFonts w:ascii="Courier New" w:hAnsi="Courier New" w:hint="default"/>
      </w:rPr>
    </w:lvl>
    <w:lvl w:ilvl="2" w:tplc="201AEDEE">
      <w:start w:val="1"/>
      <w:numFmt w:val="bullet"/>
      <w:lvlText w:val=""/>
      <w:lvlJc w:val="left"/>
      <w:pPr>
        <w:ind w:left="2160" w:hanging="360"/>
      </w:pPr>
      <w:rPr>
        <w:rFonts w:ascii="Wingdings" w:hAnsi="Wingdings" w:hint="default"/>
      </w:rPr>
    </w:lvl>
    <w:lvl w:ilvl="3" w:tplc="7A9E7040">
      <w:start w:val="1"/>
      <w:numFmt w:val="bullet"/>
      <w:lvlText w:val=""/>
      <w:lvlJc w:val="left"/>
      <w:pPr>
        <w:ind w:left="2880" w:hanging="360"/>
      </w:pPr>
      <w:rPr>
        <w:rFonts w:ascii="Symbol" w:hAnsi="Symbol" w:hint="default"/>
      </w:rPr>
    </w:lvl>
    <w:lvl w:ilvl="4" w:tplc="D96A650E">
      <w:start w:val="1"/>
      <w:numFmt w:val="bullet"/>
      <w:lvlText w:val="o"/>
      <w:lvlJc w:val="left"/>
      <w:pPr>
        <w:ind w:left="3600" w:hanging="360"/>
      </w:pPr>
      <w:rPr>
        <w:rFonts w:ascii="Courier New" w:hAnsi="Courier New" w:hint="default"/>
      </w:rPr>
    </w:lvl>
    <w:lvl w:ilvl="5" w:tplc="46EC2A76">
      <w:start w:val="1"/>
      <w:numFmt w:val="bullet"/>
      <w:lvlText w:val=""/>
      <w:lvlJc w:val="left"/>
      <w:pPr>
        <w:ind w:left="4320" w:hanging="360"/>
      </w:pPr>
      <w:rPr>
        <w:rFonts w:ascii="Wingdings" w:hAnsi="Wingdings" w:hint="default"/>
      </w:rPr>
    </w:lvl>
    <w:lvl w:ilvl="6" w:tplc="3D0410D0">
      <w:start w:val="1"/>
      <w:numFmt w:val="bullet"/>
      <w:lvlText w:val=""/>
      <w:lvlJc w:val="left"/>
      <w:pPr>
        <w:ind w:left="5040" w:hanging="360"/>
      </w:pPr>
      <w:rPr>
        <w:rFonts w:ascii="Symbol" w:hAnsi="Symbol" w:hint="default"/>
      </w:rPr>
    </w:lvl>
    <w:lvl w:ilvl="7" w:tplc="6FACA614">
      <w:start w:val="1"/>
      <w:numFmt w:val="bullet"/>
      <w:lvlText w:val="o"/>
      <w:lvlJc w:val="left"/>
      <w:pPr>
        <w:ind w:left="5760" w:hanging="360"/>
      </w:pPr>
      <w:rPr>
        <w:rFonts w:ascii="Courier New" w:hAnsi="Courier New" w:hint="default"/>
      </w:rPr>
    </w:lvl>
    <w:lvl w:ilvl="8" w:tplc="B87A93B6">
      <w:start w:val="1"/>
      <w:numFmt w:val="bullet"/>
      <w:lvlText w:val=""/>
      <w:lvlJc w:val="left"/>
      <w:pPr>
        <w:ind w:left="6480" w:hanging="360"/>
      </w:pPr>
      <w:rPr>
        <w:rFonts w:ascii="Wingdings" w:hAnsi="Wingdings" w:hint="default"/>
      </w:rPr>
    </w:lvl>
  </w:abstractNum>
  <w:abstractNum w:abstractNumId="7" w15:restartNumberingAfterBreak="0">
    <w:nsid w:val="22F738E2"/>
    <w:multiLevelType w:val="hybridMultilevel"/>
    <w:tmpl w:val="FFFFFFFF"/>
    <w:lvl w:ilvl="0" w:tplc="B412C78C">
      <w:start w:val="1"/>
      <w:numFmt w:val="bullet"/>
      <w:lvlText w:val="-"/>
      <w:lvlJc w:val="left"/>
      <w:pPr>
        <w:ind w:left="720" w:hanging="360"/>
      </w:pPr>
      <w:rPr>
        <w:rFonts w:ascii="Aptos" w:hAnsi="Aptos" w:hint="default"/>
      </w:rPr>
    </w:lvl>
    <w:lvl w:ilvl="1" w:tplc="FCF6372E">
      <w:start w:val="1"/>
      <w:numFmt w:val="bullet"/>
      <w:lvlText w:val="o"/>
      <w:lvlJc w:val="left"/>
      <w:pPr>
        <w:ind w:left="1440" w:hanging="360"/>
      </w:pPr>
      <w:rPr>
        <w:rFonts w:ascii="Courier New" w:hAnsi="Courier New" w:hint="default"/>
      </w:rPr>
    </w:lvl>
    <w:lvl w:ilvl="2" w:tplc="2E0252F2">
      <w:start w:val="1"/>
      <w:numFmt w:val="bullet"/>
      <w:lvlText w:val=""/>
      <w:lvlJc w:val="left"/>
      <w:pPr>
        <w:ind w:left="2160" w:hanging="360"/>
      </w:pPr>
      <w:rPr>
        <w:rFonts w:ascii="Wingdings" w:hAnsi="Wingdings" w:hint="default"/>
      </w:rPr>
    </w:lvl>
    <w:lvl w:ilvl="3" w:tplc="99C4682C">
      <w:start w:val="1"/>
      <w:numFmt w:val="bullet"/>
      <w:lvlText w:val=""/>
      <w:lvlJc w:val="left"/>
      <w:pPr>
        <w:ind w:left="2880" w:hanging="360"/>
      </w:pPr>
      <w:rPr>
        <w:rFonts w:ascii="Symbol" w:hAnsi="Symbol" w:hint="default"/>
      </w:rPr>
    </w:lvl>
    <w:lvl w:ilvl="4" w:tplc="DEB0BE46">
      <w:start w:val="1"/>
      <w:numFmt w:val="bullet"/>
      <w:lvlText w:val="o"/>
      <w:lvlJc w:val="left"/>
      <w:pPr>
        <w:ind w:left="3600" w:hanging="360"/>
      </w:pPr>
      <w:rPr>
        <w:rFonts w:ascii="Courier New" w:hAnsi="Courier New" w:hint="default"/>
      </w:rPr>
    </w:lvl>
    <w:lvl w:ilvl="5" w:tplc="06EA810E">
      <w:start w:val="1"/>
      <w:numFmt w:val="bullet"/>
      <w:lvlText w:val=""/>
      <w:lvlJc w:val="left"/>
      <w:pPr>
        <w:ind w:left="4320" w:hanging="360"/>
      </w:pPr>
      <w:rPr>
        <w:rFonts w:ascii="Wingdings" w:hAnsi="Wingdings" w:hint="default"/>
      </w:rPr>
    </w:lvl>
    <w:lvl w:ilvl="6" w:tplc="6E3206CA">
      <w:start w:val="1"/>
      <w:numFmt w:val="bullet"/>
      <w:lvlText w:val=""/>
      <w:lvlJc w:val="left"/>
      <w:pPr>
        <w:ind w:left="5040" w:hanging="360"/>
      </w:pPr>
      <w:rPr>
        <w:rFonts w:ascii="Symbol" w:hAnsi="Symbol" w:hint="default"/>
      </w:rPr>
    </w:lvl>
    <w:lvl w:ilvl="7" w:tplc="EA763890">
      <w:start w:val="1"/>
      <w:numFmt w:val="bullet"/>
      <w:lvlText w:val="o"/>
      <w:lvlJc w:val="left"/>
      <w:pPr>
        <w:ind w:left="5760" w:hanging="360"/>
      </w:pPr>
      <w:rPr>
        <w:rFonts w:ascii="Courier New" w:hAnsi="Courier New" w:hint="default"/>
      </w:rPr>
    </w:lvl>
    <w:lvl w:ilvl="8" w:tplc="562414FE">
      <w:start w:val="1"/>
      <w:numFmt w:val="bullet"/>
      <w:lvlText w:val=""/>
      <w:lvlJc w:val="left"/>
      <w:pPr>
        <w:ind w:left="6480" w:hanging="360"/>
      </w:pPr>
      <w:rPr>
        <w:rFonts w:ascii="Wingdings" w:hAnsi="Wingdings" w:hint="default"/>
      </w:rPr>
    </w:lvl>
  </w:abstractNum>
  <w:abstractNum w:abstractNumId="8" w15:restartNumberingAfterBreak="0">
    <w:nsid w:val="23246C5D"/>
    <w:multiLevelType w:val="hybridMultilevel"/>
    <w:tmpl w:val="E1DEB982"/>
    <w:lvl w:ilvl="0" w:tplc="4206628C">
      <w:start w:val="1"/>
      <w:numFmt w:val="decimal"/>
      <w:lvlText w:val="%1."/>
      <w:lvlJc w:val="left"/>
      <w:pPr>
        <w:ind w:left="720" w:hanging="360"/>
      </w:pPr>
    </w:lvl>
    <w:lvl w:ilvl="1" w:tplc="0F40696C">
      <w:start w:val="1"/>
      <w:numFmt w:val="lowerLetter"/>
      <w:lvlText w:val="%2."/>
      <w:lvlJc w:val="left"/>
      <w:pPr>
        <w:ind w:left="1440" w:hanging="360"/>
      </w:pPr>
    </w:lvl>
    <w:lvl w:ilvl="2" w:tplc="B1C0BF48">
      <w:start w:val="1"/>
      <w:numFmt w:val="lowerRoman"/>
      <w:lvlText w:val="%3."/>
      <w:lvlJc w:val="right"/>
      <w:pPr>
        <w:ind w:left="2160" w:hanging="180"/>
      </w:pPr>
    </w:lvl>
    <w:lvl w:ilvl="3" w:tplc="A0CE80E8">
      <w:start w:val="1"/>
      <w:numFmt w:val="decimal"/>
      <w:lvlText w:val="%4."/>
      <w:lvlJc w:val="left"/>
      <w:pPr>
        <w:ind w:left="2880" w:hanging="360"/>
      </w:pPr>
    </w:lvl>
    <w:lvl w:ilvl="4" w:tplc="B4E43F26">
      <w:start w:val="1"/>
      <w:numFmt w:val="lowerLetter"/>
      <w:lvlText w:val="%5."/>
      <w:lvlJc w:val="left"/>
      <w:pPr>
        <w:ind w:left="3600" w:hanging="360"/>
      </w:pPr>
    </w:lvl>
    <w:lvl w:ilvl="5" w:tplc="0EC4BDC2">
      <w:start w:val="1"/>
      <w:numFmt w:val="lowerRoman"/>
      <w:lvlText w:val="%6."/>
      <w:lvlJc w:val="right"/>
      <w:pPr>
        <w:ind w:left="4320" w:hanging="180"/>
      </w:pPr>
    </w:lvl>
    <w:lvl w:ilvl="6" w:tplc="3AA4055C">
      <w:start w:val="1"/>
      <w:numFmt w:val="decimal"/>
      <w:lvlText w:val="%7."/>
      <w:lvlJc w:val="left"/>
      <w:pPr>
        <w:ind w:left="5040" w:hanging="360"/>
      </w:pPr>
    </w:lvl>
    <w:lvl w:ilvl="7" w:tplc="03B21894">
      <w:start w:val="1"/>
      <w:numFmt w:val="lowerLetter"/>
      <w:lvlText w:val="%8."/>
      <w:lvlJc w:val="left"/>
      <w:pPr>
        <w:ind w:left="5760" w:hanging="360"/>
      </w:pPr>
    </w:lvl>
    <w:lvl w:ilvl="8" w:tplc="60F042DE">
      <w:start w:val="1"/>
      <w:numFmt w:val="lowerRoman"/>
      <w:lvlText w:val="%9."/>
      <w:lvlJc w:val="right"/>
      <w:pPr>
        <w:ind w:left="6480" w:hanging="180"/>
      </w:pPr>
    </w:lvl>
  </w:abstractNum>
  <w:abstractNum w:abstractNumId="9" w15:restartNumberingAfterBreak="0">
    <w:nsid w:val="3624FE76"/>
    <w:multiLevelType w:val="hybridMultilevel"/>
    <w:tmpl w:val="FFFFFFFF"/>
    <w:lvl w:ilvl="0" w:tplc="FD728750">
      <w:start w:val="1"/>
      <w:numFmt w:val="decimal"/>
      <w:lvlText w:val="%1."/>
      <w:lvlJc w:val="left"/>
      <w:pPr>
        <w:ind w:left="720" w:hanging="360"/>
      </w:pPr>
    </w:lvl>
    <w:lvl w:ilvl="1" w:tplc="AD402440">
      <w:start w:val="1"/>
      <w:numFmt w:val="bullet"/>
      <w:lvlText w:val="o"/>
      <w:lvlJc w:val="left"/>
      <w:pPr>
        <w:ind w:left="1440" w:hanging="360"/>
      </w:pPr>
      <w:rPr>
        <w:rFonts w:ascii="Courier New" w:hAnsi="Courier New" w:hint="default"/>
      </w:rPr>
    </w:lvl>
    <w:lvl w:ilvl="2" w:tplc="FC725AFC">
      <w:start w:val="1"/>
      <w:numFmt w:val="bullet"/>
      <w:lvlText w:val=""/>
      <w:lvlJc w:val="left"/>
      <w:pPr>
        <w:ind w:left="2160" w:hanging="180"/>
      </w:pPr>
      <w:rPr>
        <w:rFonts w:ascii="Symbol" w:hAnsi="Symbol" w:hint="default"/>
      </w:rPr>
    </w:lvl>
    <w:lvl w:ilvl="3" w:tplc="04267E42">
      <w:start w:val="1"/>
      <w:numFmt w:val="decimal"/>
      <w:lvlText w:val="%4."/>
      <w:lvlJc w:val="left"/>
      <w:pPr>
        <w:ind w:left="2880" w:hanging="360"/>
      </w:pPr>
    </w:lvl>
    <w:lvl w:ilvl="4" w:tplc="1AC68AF6">
      <w:start w:val="1"/>
      <w:numFmt w:val="lowerLetter"/>
      <w:lvlText w:val="%5."/>
      <w:lvlJc w:val="left"/>
      <w:pPr>
        <w:ind w:left="3600" w:hanging="360"/>
      </w:pPr>
    </w:lvl>
    <w:lvl w:ilvl="5" w:tplc="73EEDFEA">
      <w:start w:val="1"/>
      <w:numFmt w:val="lowerRoman"/>
      <w:lvlText w:val="%6."/>
      <w:lvlJc w:val="right"/>
      <w:pPr>
        <w:ind w:left="4320" w:hanging="180"/>
      </w:pPr>
    </w:lvl>
    <w:lvl w:ilvl="6" w:tplc="C7BCF4F0">
      <w:start w:val="1"/>
      <w:numFmt w:val="decimal"/>
      <w:lvlText w:val="%7."/>
      <w:lvlJc w:val="left"/>
      <w:pPr>
        <w:ind w:left="5040" w:hanging="360"/>
      </w:pPr>
    </w:lvl>
    <w:lvl w:ilvl="7" w:tplc="3AAE98E8">
      <w:start w:val="1"/>
      <w:numFmt w:val="lowerLetter"/>
      <w:lvlText w:val="%8."/>
      <w:lvlJc w:val="left"/>
      <w:pPr>
        <w:ind w:left="5760" w:hanging="360"/>
      </w:pPr>
    </w:lvl>
    <w:lvl w:ilvl="8" w:tplc="663EC442">
      <w:start w:val="1"/>
      <w:numFmt w:val="lowerRoman"/>
      <w:lvlText w:val="%9."/>
      <w:lvlJc w:val="right"/>
      <w:pPr>
        <w:ind w:left="6480" w:hanging="180"/>
      </w:pPr>
    </w:lvl>
  </w:abstractNum>
  <w:abstractNum w:abstractNumId="10" w15:restartNumberingAfterBreak="0">
    <w:nsid w:val="3A1F2337"/>
    <w:multiLevelType w:val="hybridMultilevel"/>
    <w:tmpl w:val="FFFFFFFF"/>
    <w:lvl w:ilvl="0" w:tplc="6016B5C4">
      <w:start w:val="1"/>
      <w:numFmt w:val="bullet"/>
      <w:lvlText w:val="-"/>
      <w:lvlJc w:val="left"/>
      <w:pPr>
        <w:ind w:left="720" w:hanging="360"/>
      </w:pPr>
      <w:rPr>
        <w:rFonts w:ascii="Aptos" w:hAnsi="Aptos" w:hint="default"/>
      </w:rPr>
    </w:lvl>
    <w:lvl w:ilvl="1" w:tplc="D8C48B5C">
      <w:start w:val="1"/>
      <w:numFmt w:val="bullet"/>
      <w:lvlText w:val="o"/>
      <w:lvlJc w:val="left"/>
      <w:pPr>
        <w:ind w:left="1440" w:hanging="360"/>
      </w:pPr>
      <w:rPr>
        <w:rFonts w:ascii="Courier New" w:hAnsi="Courier New" w:hint="default"/>
      </w:rPr>
    </w:lvl>
    <w:lvl w:ilvl="2" w:tplc="C2222AE2">
      <w:start w:val="1"/>
      <w:numFmt w:val="bullet"/>
      <w:lvlText w:val=""/>
      <w:lvlJc w:val="left"/>
      <w:pPr>
        <w:ind w:left="2160" w:hanging="360"/>
      </w:pPr>
      <w:rPr>
        <w:rFonts w:ascii="Wingdings" w:hAnsi="Wingdings" w:hint="default"/>
      </w:rPr>
    </w:lvl>
    <w:lvl w:ilvl="3" w:tplc="86ECA7A0">
      <w:start w:val="1"/>
      <w:numFmt w:val="bullet"/>
      <w:lvlText w:val=""/>
      <w:lvlJc w:val="left"/>
      <w:pPr>
        <w:ind w:left="2880" w:hanging="360"/>
      </w:pPr>
      <w:rPr>
        <w:rFonts w:ascii="Symbol" w:hAnsi="Symbol" w:hint="default"/>
      </w:rPr>
    </w:lvl>
    <w:lvl w:ilvl="4" w:tplc="1602B46A">
      <w:start w:val="1"/>
      <w:numFmt w:val="bullet"/>
      <w:lvlText w:val="o"/>
      <w:lvlJc w:val="left"/>
      <w:pPr>
        <w:ind w:left="3600" w:hanging="360"/>
      </w:pPr>
      <w:rPr>
        <w:rFonts w:ascii="Courier New" w:hAnsi="Courier New" w:hint="default"/>
      </w:rPr>
    </w:lvl>
    <w:lvl w:ilvl="5" w:tplc="F48E84D6">
      <w:start w:val="1"/>
      <w:numFmt w:val="bullet"/>
      <w:lvlText w:val=""/>
      <w:lvlJc w:val="left"/>
      <w:pPr>
        <w:ind w:left="4320" w:hanging="360"/>
      </w:pPr>
      <w:rPr>
        <w:rFonts w:ascii="Wingdings" w:hAnsi="Wingdings" w:hint="default"/>
      </w:rPr>
    </w:lvl>
    <w:lvl w:ilvl="6" w:tplc="A942EC00">
      <w:start w:val="1"/>
      <w:numFmt w:val="bullet"/>
      <w:lvlText w:val=""/>
      <w:lvlJc w:val="left"/>
      <w:pPr>
        <w:ind w:left="5040" w:hanging="360"/>
      </w:pPr>
      <w:rPr>
        <w:rFonts w:ascii="Symbol" w:hAnsi="Symbol" w:hint="default"/>
      </w:rPr>
    </w:lvl>
    <w:lvl w:ilvl="7" w:tplc="6CB49D98">
      <w:start w:val="1"/>
      <w:numFmt w:val="bullet"/>
      <w:lvlText w:val="o"/>
      <w:lvlJc w:val="left"/>
      <w:pPr>
        <w:ind w:left="5760" w:hanging="360"/>
      </w:pPr>
      <w:rPr>
        <w:rFonts w:ascii="Courier New" w:hAnsi="Courier New" w:hint="default"/>
      </w:rPr>
    </w:lvl>
    <w:lvl w:ilvl="8" w:tplc="61BA9F46">
      <w:start w:val="1"/>
      <w:numFmt w:val="bullet"/>
      <w:lvlText w:val=""/>
      <w:lvlJc w:val="left"/>
      <w:pPr>
        <w:ind w:left="6480" w:hanging="360"/>
      </w:pPr>
      <w:rPr>
        <w:rFonts w:ascii="Wingdings" w:hAnsi="Wingdings" w:hint="default"/>
      </w:rPr>
    </w:lvl>
  </w:abstractNum>
  <w:abstractNum w:abstractNumId="11" w15:restartNumberingAfterBreak="0">
    <w:nsid w:val="435543B8"/>
    <w:multiLevelType w:val="multilevel"/>
    <w:tmpl w:val="7DDA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89493D"/>
    <w:multiLevelType w:val="hybridMultilevel"/>
    <w:tmpl w:val="716EE1CA"/>
    <w:lvl w:ilvl="0" w:tplc="0414000F">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13" w15:restartNumberingAfterBreak="0">
    <w:nsid w:val="4E4C71B3"/>
    <w:multiLevelType w:val="hybridMultilevel"/>
    <w:tmpl w:val="421479D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53E0CA11"/>
    <w:multiLevelType w:val="hybridMultilevel"/>
    <w:tmpl w:val="FFFFFFFF"/>
    <w:lvl w:ilvl="0" w:tplc="92FEC574">
      <w:start w:val="1"/>
      <w:numFmt w:val="bullet"/>
      <w:lvlText w:val=""/>
      <w:lvlJc w:val="left"/>
      <w:pPr>
        <w:ind w:left="720" w:hanging="360"/>
      </w:pPr>
      <w:rPr>
        <w:rFonts w:ascii="Symbol" w:hAnsi="Symbol" w:hint="default"/>
      </w:rPr>
    </w:lvl>
    <w:lvl w:ilvl="1" w:tplc="8EC8164C">
      <w:start w:val="1"/>
      <w:numFmt w:val="bullet"/>
      <w:lvlText w:val="o"/>
      <w:lvlJc w:val="left"/>
      <w:pPr>
        <w:ind w:left="1440" w:hanging="360"/>
      </w:pPr>
      <w:rPr>
        <w:rFonts w:ascii="Courier New" w:hAnsi="Courier New" w:hint="default"/>
      </w:rPr>
    </w:lvl>
    <w:lvl w:ilvl="2" w:tplc="A2A2C2A8">
      <w:start w:val="1"/>
      <w:numFmt w:val="bullet"/>
      <w:lvlText w:val=""/>
      <w:lvlJc w:val="left"/>
      <w:pPr>
        <w:ind w:left="2160" w:hanging="360"/>
      </w:pPr>
      <w:rPr>
        <w:rFonts w:ascii="Wingdings" w:hAnsi="Wingdings" w:hint="default"/>
      </w:rPr>
    </w:lvl>
    <w:lvl w:ilvl="3" w:tplc="33525B78">
      <w:start w:val="1"/>
      <w:numFmt w:val="bullet"/>
      <w:lvlText w:val=""/>
      <w:lvlJc w:val="left"/>
      <w:pPr>
        <w:ind w:left="2880" w:hanging="360"/>
      </w:pPr>
      <w:rPr>
        <w:rFonts w:ascii="Symbol" w:hAnsi="Symbol" w:hint="default"/>
      </w:rPr>
    </w:lvl>
    <w:lvl w:ilvl="4" w:tplc="994A1B1A">
      <w:start w:val="1"/>
      <w:numFmt w:val="bullet"/>
      <w:lvlText w:val="o"/>
      <w:lvlJc w:val="left"/>
      <w:pPr>
        <w:ind w:left="3600" w:hanging="360"/>
      </w:pPr>
      <w:rPr>
        <w:rFonts w:ascii="Courier New" w:hAnsi="Courier New" w:hint="default"/>
      </w:rPr>
    </w:lvl>
    <w:lvl w:ilvl="5" w:tplc="30D25A3E">
      <w:start w:val="1"/>
      <w:numFmt w:val="bullet"/>
      <w:lvlText w:val=""/>
      <w:lvlJc w:val="left"/>
      <w:pPr>
        <w:ind w:left="4320" w:hanging="360"/>
      </w:pPr>
      <w:rPr>
        <w:rFonts w:ascii="Wingdings" w:hAnsi="Wingdings" w:hint="default"/>
      </w:rPr>
    </w:lvl>
    <w:lvl w:ilvl="6" w:tplc="84369C0A">
      <w:start w:val="1"/>
      <w:numFmt w:val="bullet"/>
      <w:lvlText w:val=""/>
      <w:lvlJc w:val="left"/>
      <w:pPr>
        <w:ind w:left="5040" w:hanging="360"/>
      </w:pPr>
      <w:rPr>
        <w:rFonts w:ascii="Symbol" w:hAnsi="Symbol" w:hint="default"/>
      </w:rPr>
    </w:lvl>
    <w:lvl w:ilvl="7" w:tplc="A5C61444">
      <w:start w:val="1"/>
      <w:numFmt w:val="bullet"/>
      <w:lvlText w:val="o"/>
      <w:lvlJc w:val="left"/>
      <w:pPr>
        <w:ind w:left="5760" w:hanging="360"/>
      </w:pPr>
      <w:rPr>
        <w:rFonts w:ascii="Courier New" w:hAnsi="Courier New" w:hint="default"/>
      </w:rPr>
    </w:lvl>
    <w:lvl w:ilvl="8" w:tplc="FD6E09C8">
      <w:start w:val="1"/>
      <w:numFmt w:val="bullet"/>
      <w:lvlText w:val=""/>
      <w:lvlJc w:val="left"/>
      <w:pPr>
        <w:ind w:left="6480" w:hanging="360"/>
      </w:pPr>
      <w:rPr>
        <w:rFonts w:ascii="Wingdings" w:hAnsi="Wingdings" w:hint="default"/>
      </w:rPr>
    </w:lvl>
  </w:abstractNum>
  <w:abstractNum w:abstractNumId="15" w15:restartNumberingAfterBreak="0">
    <w:nsid w:val="585D6929"/>
    <w:multiLevelType w:val="hybridMultilevel"/>
    <w:tmpl w:val="FFFFFFFF"/>
    <w:lvl w:ilvl="0" w:tplc="C264F55A">
      <w:start w:val="1"/>
      <w:numFmt w:val="bullet"/>
      <w:lvlText w:val=""/>
      <w:lvlJc w:val="left"/>
      <w:pPr>
        <w:ind w:left="720" w:hanging="360"/>
      </w:pPr>
      <w:rPr>
        <w:rFonts w:ascii="Symbol" w:hAnsi="Symbol" w:hint="default"/>
      </w:rPr>
    </w:lvl>
    <w:lvl w:ilvl="1" w:tplc="44DE448C">
      <w:start w:val="1"/>
      <w:numFmt w:val="bullet"/>
      <w:lvlText w:val="o"/>
      <w:lvlJc w:val="left"/>
      <w:pPr>
        <w:ind w:left="1440" w:hanging="360"/>
      </w:pPr>
      <w:rPr>
        <w:rFonts w:ascii="Courier New" w:hAnsi="Courier New" w:hint="default"/>
      </w:rPr>
    </w:lvl>
    <w:lvl w:ilvl="2" w:tplc="143246C4">
      <w:start w:val="1"/>
      <w:numFmt w:val="bullet"/>
      <w:lvlText w:val=""/>
      <w:lvlJc w:val="left"/>
      <w:pPr>
        <w:ind w:left="2160" w:hanging="360"/>
      </w:pPr>
      <w:rPr>
        <w:rFonts w:ascii="Wingdings" w:hAnsi="Wingdings" w:hint="default"/>
      </w:rPr>
    </w:lvl>
    <w:lvl w:ilvl="3" w:tplc="5804F9E4">
      <w:start w:val="1"/>
      <w:numFmt w:val="bullet"/>
      <w:lvlText w:val=""/>
      <w:lvlJc w:val="left"/>
      <w:pPr>
        <w:ind w:left="2880" w:hanging="360"/>
      </w:pPr>
      <w:rPr>
        <w:rFonts w:ascii="Symbol" w:hAnsi="Symbol" w:hint="default"/>
      </w:rPr>
    </w:lvl>
    <w:lvl w:ilvl="4" w:tplc="66C89DEA">
      <w:start w:val="1"/>
      <w:numFmt w:val="bullet"/>
      <w:lvlText w:val="o"/>
      <w:lvlJc w:val="left"/>
      <w:pPr>
        <w:ind w:left="3600" w:hanging="360"/>
      </w:pPr>
      <w:rPr>
        <w:rFonts w:ascii="Courier New" w:hAnsi="Courier New" w:hint="default"/>
      </w:rPr>
    </w:lvl>
    <w:lvl w:ilvl="5" w:tplc="9322E592">
      <w:start w:val="1"/>
      <w:numFmt w:val="bullet"/>
      <w:lvlText w:val=""/>
      <w:lvlJc w:val="left"/>
      <w:pPr>
        <w:ind w:left="4320" w:hanging="360"/>
      </w:pPr>
      <w:rPr>
        <w:rFonts w:ascii="Wingdings" w:hAnsi="Wingdings" w:hint="default"/>
      </w:rPr>
    </w:lvl>
    <w:lvl w:ilvl="6" w:tplc="D568B56A">
      <w:start w:val="1"/>
      <w:numFmt w:val="bullet"/>
      <w:lvlText w:val=""/>
      <w:lvlJc w:val="left"/>
      <w:pPr>
        <w:ind w:left="5040" w:hanging="360"/>
      </w:pPr>
      <w:rPr>
        <w:rFonts w:ascii="Symbol" w:hAnsi="Symbol" w:hint="default"/>
      </w:rPr>
    </w:lvl>
    <w:lvl w:ilvl="7" w:tplc="4A506846">
      <w:start w:val="1"/>
      <w:numFmt w:val="bullet"/>
      <w:lvlText w:val="o"/>
      <w:lvlJc w:val="left"/>
      <w:pPr>
        <w:ind w:left="5760" w:hanging="360"/>
      </w:pPr>
      <w:rPr>
        <w:rFonts w:ascii="Courier New" w:hAnsi="Courier New" w:hint="default"/>
      </w:rPr>
    </w:lvl>
    <w:lvl w:ilvl="8" w:tplc="AE244ADC">
      <w:start w:val="1"/>
      <w:numFmt w:val="bullet"/>
      <w:lvlText w:val=""/>
      <w:lvlJc w:val="left"/>
      <w:pPr>
        <w:ind w:left="6480" w:hanging="360"/>
      </w:pPr>
      <w:rPr>
        <w:rFonts w:ascii="Wingdings" w:hAnsi="Wingdings" w:hint="default"/>
      </w:rPr>
    </w:lvl>
  </w:abstractNum>
  <w:abstractNum w:abstractNumId="16" w15:restartNumberingAfterBreak="0">
    <w:nsid w:val="5AB652E5"/>
    <w:multiLevelType w:val="hybridMultilevel"/>
    <w:tmpl w:val="FFFFFFFF"/>
    <w:lvl w:ilvl="0" w:tplc="A1885362">
      <w:start w:val="1"/>
      <w:numFmt w:val="bullet"/>
      <w:lvlText w:val=""/>
      <w:lvlJc w:val="left"/>
      <w:pPr>
        <w:ind w:left="720" w:hanging="360"/>
      </w:pPr>
      <w:rPr>
        <w:rFonts w:ascii="Symbol" w:hAnsi="Symbol" w:hint="default"/>
      </w:rPr>
    </w:lvl>
    <w:lvl w:ilvl="1" w:tplc="31BC403C">
      <w:start w:val="1"/>
      <w:numFmt w:val="bullet"/>
      <w:lvlText w:val="o"/>
      <w:lvlJc w:val="left"/>
      <w:pPr>
        <w:ind w:left="1440" w:hanging="360"/>
      </w:pPr>
      <w:rPr>
        <w:rFonts w:ascii="Courier New" w:hAnsi="Courier New" w:hint="default"/>
      </w:rPr>
    </w:lvl>
    <w:lvl w:ilvl="2" w:tplc="B844B616">
      <w:start w:val="1"/>
      <w:numFmt w:val="bullet"/>
      <w:lvlText w:val=""/>
      <w:lvlJc w:val="left"/>
      <w:pPr>
        <w:ind w:left="2160" w:hanging="360"/>
      </w:pPr>
      <w:rPr>
        <w:rFonts w:ascii="Wingdings" w:hAnsi="Wingdings" w:hint="default"/>
      </w:rPr>
    </w:lvl>
    <w:lvl w:ilvl="3" w:tplc="0928A036">
      <w:start w:val="1"/>
      <w:numFmt w:val="bullet"/>
      <w:lvlText w:val=""/>
      <w:lvlJc w:val="left"/>
      <w:pPr>
        <w:ind w:left="2880" w:hanging="360"/>
      </w:pPr>
      <w:rPr>
        <w:rFonts w:ascii="Symbol" w:hAnsi="Symbol" w:hint="default"/>
      </w:rPr>
    </w:lvl>
    <w:lvl w:ilvl="4" w:tplc="B5703584">
      <w:start w:val="1"/>
      <w:numFmt w:val="bullet"/>
      <w:lvlText w:val="o"/>
      <w:lvlJc w:val="left"/>
      <w:pPr>
        <w:ind w:left="3600" w:hanging="360"/>
      </w:pPr>
      <w:rPr>
        <w:rFonts w:ascii="Courier New" w:hAnsi="Courier New" w:hint="default"/>
      </w:rPr>
    </w:lvl>
    <w:lvl w:ilvl="5" w:tplc="61C42382">
      <w:start w:val="1"/>
      <w:numFmt w:val="bullet"/>
      <w:lvlText w:val=""/>
      <w:lvlJc w:val="left"/>
      <w:pPr>
        <w:ind w:left="4320" w:hanging="360"/>
      </w:pPr>
      <w:rPr>
        <w:rFonts w:ascii="Wingdings" w:hAnsi="Wingdings" w:hint="default"/>
      </w:rPr>
    </w:lvl>
    <w:lvl w:ilvl="6" w:tplc="B9F2EAF6">
      <w:start w:val="1"/>
      <w:numFmt w:val="bullet"/>
      <w:lvlText w:val=""/>
      <w:lvlJc w:val="left"/>
      <w:pPr>
        <w:ind w:left="5040" w:hanging="360"/>
      </w:pPr>
      <w:rPr>
        <w:rFonts w:ascii="Symbol" w:hAnsi="Symbol" w:hint="default"/>
      </w:rPr>
    </w:lvl>
    <w:lvl w:ilvl="7" w:tplc="821C0A5C">
      <w:start w:val="1"/>
      <w:numFmt w:val="bullet"/>
      <w:lvlText w:val="o"/>
      <w:lvlJc w:val="left"/>
      <w:pPr>
        <w:ind w:left="5760" w:hanging="360"/>
      </w:pPr>
      <w:rPr>
        <w:rFonts w:ascii="Courier New" w:hAnsi="Courier New" w:hint="default"/>
      </w:rPr>
    </w:lvl>
    <w:lvl w:ilvl="8" w:tplc="EAD2FF46">
      <w:start w:val="1"/>
      <w:numFmt w:val="bullet"/>
      <w:lvlText w:val=""/>
      <w:lvlJc w:val="left"/>
      <w:pPr>
        <w:ind w:left="6480" w:hanging="360"/>
      </w:pPr>
      <w:rPr>
        <w:rFonts w:ascii="Wingdings" w:hAnsi="Wingdings" w:hint="default"/>
      </w:rPr>
    </w:lvl>
  </w:abstractNum>
  <w:abstractNum w:abstractNumId="17" w15:restartNumberingAfterBreak="0">
    <w:nsid w:val="5D10E19A"/>
    <w:multiLevelType w:val="hybridMultilevel"/>
    <w:tmpl w:val="C56A00C8"/>
    <w:lvl w:ilvl="0" w:tplc="3D4E3FC2">
      <w:start w:val="1"/>
      <w:numFmt w:val="decimal"/>
      <w:lvlText w:val="%1."/>
      <w:lvlJc w:val="left"/>
      <w:pPr>
        <w:ind w:left="720" w:hanging="360"/>
      </w:pPr>
    </w:lvl>
    <w:lvl w:ilvl="1" w:tplc="463E17EA">
      <w:start w:val="1"/>
      <w:numFmt w:val="lowerLetter"/>
      <w:lvlText w:val="%2."/>
      <w:lvlJc w:val="left"/>
      <w:pPr>
        <w:ind w:left="1440" w:hanging="360"/>
      </w:pPr>
    </w:lvl>
    <w:lvl w:ilvl="2" w:tplc="B44AEFC6">
      <w:start w:val="1"/>
      <w:numFmt w:val="lowerRoman"/>
      <w:lvlText w:val="%3."/>
      <w:lvlJc w:val="right"/>
      <w:pPr>
        <w:ind w:left="2160" w:hanging="180"/>
      </w:pPr>
    </w:lvl>
    <w:lvl w:ilvl="3" w:tplc="496AD358">
      <w:start w:val="1"/>
      <w:numFmt w:val="decimal"/>
      <w:lvlText w:val="%4."/>
      <w:lvlJc w:val="left"/>
      <w:pPr>
        <w:ind w:left="2880" w:hanging="360"/>
      </w:pPr>
    </w:lvl>
    <w:lvl w:ilvl="4" w:tplc="7C4E2946">
      <w:start w:val="1"/>
      <w:numFmt w:val="lowerLetter"/>
      <w:lvlText w:val="%5."/>
      <w:lvlJc w:val="left"/>
      <w:pPr>
        <w:ind w:left="3600" w:hanging="360"/>
      </w:pPr>
    </w:lvl>
    <w:lvl w:ilvl="5" w:tplc="AE3CBF50">
      <w:start w:val="1"/>
      <w:numFmt w:val="lowerRoman"/>
      <w:lvlText w:val="%6."/>
      <w:lvlJc w:val="right"/>
      <w:pPr>
        <w:ind w:left="4320" w:hanging="180"/>
      </w:pPr>
    </w:lvl>
    <w:lvl w:ilvl="6" w:tplc="F62810F4">
      <w:start w:val="1"/>
      <w:numFmt w:val="decimal"/>
      <w:lvlText w:val="%7."/>
      <w:lvlJc w:val="left"/>
      <w:pPr>
        <w:ind w:left="5040" w:hanging="360"/>
      </w:pPr>
    </w:lvl>
    <w:lvl w:ilvl="7" w:tplc="C422E054">
      <w:start w:val="1"/>
      <w:numFmt w:val="lowerLetter"/>
      <w:lvlText w:val="%8."/>
      <w:lvlJc w:val="left"/>
      <w:pPr>
        <w:ind w:left="5760" w:hanging="360"/>
      </w:pPr>
    </w:lvl>
    <w:lvl w:ilvl="8" w:tplc="8A12705A">
      <w:start w:val="1"/>
      <w:numFmt w:val="lowerRoman"/>
      <w:lvlText w:val="%9."/>
      <w:lvlJc w:val="right"/>
      <w:pPr>
        <w:ind w:left="6480" w:hanging="180"/>
      </w:pPr>
    </w:lvl>
  </w:abstractNum>
  <w:abstractNum w:abstractNumId="18" w15:restartNumberingAfterBreak="0">
    <w:nsid w:val="65401083"/>
    <w:multiLevelType w:val="hybridMultilevel"/>
    <w:tmpl w:val="FFFFFFFF"/>
    <w:lvl w:ilvl="0" w:tplc="029A1F58">
      <w:start w:val="1"/>
      <w:numFmt w:val="bullet"/>
      <w:lvlText w:val="-"/>
      <w:lvlJc w:val="left"/>
      <w:pPr>
        <w:ind w:left="720" w:hanging="360"/>
      </w:pPr>
      <w:rPr>
        <w:rFonts w:ascii="Aptos" w:hAnsi="Aptos" w:hint="default"/>
      </w:rPr>
    </w:lvl>
    <w:lvl w:ilvl="1" w:tplc="B308DA56">
      <w:start w:val="1"/>
      <w:numFmt w:val="bullet"/>
      <w:lvlText w:val="o"/>
      <w:lvlJc w:val="left"/>
      <w:pPr>
        <w:ind w:left="1440" w:hanging="360"/>
      </w:pPr>
      <w:rPr>
        <w:rFonts w:ascii="Courier New" w:hAnsi="Courier New" w:hint="default"/>
      </w:rPr>
    </w:lvl>
    <w:lvl w:ilvl="2" w:tplc="B4941F10">
      <w:start w:val="1"/>
      <w:numFmt w:val="bullet"/>
      <w:lvlText w:val=""/>
      <w:lvlJc w:val="left"/>
      <w:pPr>
        <w:ind w:left="2160" w:hanging="360"/>
      </w:pPr>
      <w:rPr>
        <w:rFonts w:ascii="Wingdings" w:hAnsi="Wingdings" w:hint="default"/>
      </w:rPr>
    </w:lvl>
    <w:lvl w:ilvl="3" w:tplc="0E7ACAD2">
      <w:start w:val="1"/>
      <w:numFmt w:val="bullet"/>
      <w:lvlText w:val=""/>
      <w:lvlJc w:val="left"/>
      <w:pPr>
        <w:ind w:left="2880" w:hanging="360"/>
      </w:pPr>
      <w:rPr>
        <w:rFonts w:ascii="Symbol" w:hAnsi="Symbol" w:hint="default"/>
      </w:rPr>
    </w:lvl>
    <w:lvl w:ilvl="4" w:tplc="68F63C82">
      <w:start w:val="1"/>
      <w:numFmt w:val="bullet"/>
      <w:lvlText w:val="o"/>
      <w:lvlJc w:val="left"/>
      <w:pPr>
        <w:ind w:left="3600" w:hanging="360"/>
      </w:pPr>
      <w:rPr>
        <w:rFonts w:ascii="Courier New" w:hAnsi="Courier New" w:hint="default"/>
      </w:rPr>
    </w:lvl>
    <w:lvl w:ilvl="5" w:tplc="D9122DBC">
      <w:start w:val="1"/>
      <w:numFmt w:val="bullet"/>
      <w:lvlText w:val=""/>
      <w:lvlJc w:val="left"/>
      <w:pPr>
        <w:ind w:left="4320" w:hanging="360"/>
      </w:pPr>
      <w:rPr>
        <w:rFonts w:ascii="Wingdings" w:hAnsi="Wingdings" w:hint="default"/>
      </w:rPr>
    </w:lvl>
    <w:lvl w:ilvl="6" w:tplc="FCD8AB6C">
      <w:start w:val="1"/>
      <w:numFmt w:val="bullet"/>
      <w:lvlText w:val=""/>
      <w:lvlJc w:val="left"/>
      <w:pPr>
        <w:ind w:left="5040" w:hanging="360"/>
      </w:pPr>
      <w:rPr>
        <w:rFonts w:ascii="Symbol" w:hAnsi="Symbol" w:hint="default"/>
      </w:rPr>
    </w:lvl>
    <w:lvl w:ilvl="7" w:tplc="FD46F4F0">
      <w:start w:val="1"/>
      <w:numFmt w:val="bullet"/>
      <w:lvlText w:val="o"/>
      <w:lvlJc w:val="left"/>
      <w:pPr>
        <w:ind w:left="5760" w:hanging="360"/>
      </w:pPr>
      <w:rPr>
        <w:rFonts w:ascii="Courier New" w:hAnsi="Courier New" w:hint="default"/>
      </w:rPr>
    </w:lvl>
    <w:lvl w:ilvl="8" w:tplc="54FA509C">
      <w:start w:val="1"/>
      <w:numFmt w:val="bullet"/>
      <w:lvlText w:val=""/>
      <w:lvlJc w:val="left"/>
      <w:pPr>
        <w:ind w:left="6480" w:hanging="360"/>
      </w:pPr>
      <w:rPr>
        <w:rFonts w:ascii="Wingdings" w:hAnsi="Wingdings" w:hint="default"/>
      </w:rPr>
    </w:lvl>
  </w:abstractNum>
  <w:abstractNum w:abstractNumId="19" w15:restartNumberingAfterBreak="0">
    <w:nsid w:val="697D26B9"/>
    <w:multiLevelType w:val="hybridMultilevel"/>
    <w:tmpl w:val="C3844344"/>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6DF0D6EE"/>
    <w:multiLevelType w:val="hybridMultilevel"/>
    <w:tmpl w:val="FFFFFFFF"/>
    <w:lvl w:ilvl="0" w:tplc="0CC0A6C6">
      <w:start w:val="1"/>
      <w:numFmt w:val="bullet"/>
      <w:lvlText w:val=""/>
      <w:lvlJc w:val="left"/>
      <w:pPr>
        <w:ind w:left="720" w:hanging="360"/>
      </w:pPr>
      <w:rPr>
        <w:rFonts w:ascii="Symbol" w:hAnsi="Symbol" w:hint="default"/>
      </w:rPr>
    </w:lvl>
    <w:lvl w:ilvl="1" w:tplc="7B6ECD60">
      <w:start w:val="1"/>
      <w:numFmt w:val="bullet"/>
      <w:lvlText w:val="o"/>
      <w:lvlJc w:val="left"/>
      <w:pPr>
        <w:ind w:left="1440" w:hanging="360"/>
      </w:pPr>
      <w:rPr>
        <w:rFonts w:ascii="Courier New" w:hAnsi="Courier New" w:hint="default"/>
      </w:rPr>
    </w:lvl>
    <w:lvl w:ilvl="2" w:tplc="95F669C2">
      <w:start w:val="1"/>
      <w:numFmt w:val="bullet"/>
      <w:lvlText w:val=""/>
      <w:lvlJc w:val="left"/>
      <w:pPr>
        <w:ind w:left="2160" w:hanging="360"/>
      </w:pPr>
      <w:rPr>
        <w:rFonts w:ascii="Wingdings" w:hAnsi="Wingdings" w:hint="default"/>
      </w:rPr>
    </w:lvl>
    <w:lvl w:ilvl="3" w:tplc="D328406A">
      <w:start w:val="1"/>
      <w:numFmt w:val="bullet"/>
      <w:lvlText w:val=""/>
      <w:lvlJc w:val="left"/>
      <w:pPr>
        <w:ind w:left="2880" w:hanging="360"/>
      </w:pPr>
      <w:rPr>
        <w:rFonts w:ascii="Symbol" w:hAnsi="Symbol" w:hint="default"/>
      </w:rPr>
    </w:lvl>
    <w:lvl w:ilvl="4" w:tplc="85128820">
      <w:start w:val="1"/>
      <w:numFmt w:val="bullet"/>
      <w:lvlText w:val="o"/>
      <w:lvlJc w:val="left"/>
      <w:pPr>
        <w:ind w:left="3600" w:hanging="360"/>
      </w:pPr>
      <w:rPr>
        <w:rFonts w:ascii="Courier New" w:hAnsi="Courier New" w:hint="default"/>
      </w:rPr>
    </w:lvl>
    <w:lvl w:ilvl="5" w:tplc="967203A8">
      <w:start w:val="1"/>
      <w:numFmt w:val="bullet"/>
      <w:lvlText w:val=""/>
      <w:lvlJc w:val="left"/>
      <w:pPr>
        <w:ind w:left="4320" w:hanging="360"/>
      </w:pPr>
      <w:rPr>
        <w:rFonts w:ascii="Wingdings" w:hAnsi="Wingdings" w:hint="default"/>
      </w:rPr>
    </w:lvl>
    <w:lvl w:ilvl="6" w:tplc="BA028D2C">
      <w:start w:val="1"/>
      <w:numFmt w:val="bullet"/>
      <w:lvlText w:val=""/>
      <w:lvlJc w:val="left"/>
      <w:pPr>
        <w:ind w:left="5040" w:hanging="360"/>
      </w:pPr>
      <w:rPr>
        <w:rFonts w:ascii="Symbol" w:hAnsi="Symbol" w:hint="default"/>
      </w:rPr>
    </w:lvl>
    <w:lvl w:ilvl="7" w:tplc="57189D4C">
      <w:start w:val="1"/>
      <w:numFmt w:val="bullet"/>
      <w:lvlText w:val="o"/>
      <w:lvlJc w:val="left"/>
      <w:pPr>
        <w:ind w:left="5760" w:hanging="360"/>
      </w:pPr>
      <w:rPr>
        <w:rFonts w:ascii="Courier New" w:hAnsi="Courier New" w:hint="default"/>
      </w:rPr>
    </w:lvl>
    <w:lvl w:ilvl="8" w:tplc="DF101598">
      <w:start w:val="1"/>
      <w:numFmt w:val="bullet"/>
      <w:lvlText w:val=""/>
      <w:lvlJc w:val="left"/>
      <w:pPr>
        <w:ind w:left="6480" w:hanging="360"/>
      </w:pPr>
      <w:rPr>
        <w:rFonts w:ascii="Wingdings" w:hAnsi="Wingdings" w:hint="default"/>
      </w:rPr>
    </w:lvl>
  </w:abstractNum>
  <w:abstractNum w:abstractNumId="21" w15:restartNumberingAfterBreak="0">
    <w:nsid w:val="6E6204AC"/>
    <w:multiLevelType w:val="hybridMultilevel"/>
    <w:tmpl w:val="022A4EA2"/>
    <w:lvl w:ilvl="0" w:tplc="A8EE285E">
      <w:numFmt w:val="bullet"/>
      <w:lvlText w:val="-"/>
      <w:lvlJc w:val="left"/>
      <w:pPr>
        <w:ind w:left="720" w:hanging="360"/>
      </w:pPr>
      <w:rPr>
        <w:rFonts w:ascii="Aptos" w:eastAsiaTheme="minorEastAsia" w:hAnsi="Aptos"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71C22DAE"/>
    <w:multiLevelType w:val="hybridMultilevel"/>
    <w:tmpl w:val="FFFFFFFF"/>
    <w:lvl w:ilvl="0" w:tplc="38C2D830">
      <w:start w:val="1"/>
      <w:numFmt w:val="bullet"/>
      <w:lvlText w:val=""/>
      <w:lvlJc w:val="left"/>
      <w:pPr>
        <w:ind w:left="720" w:hanging="360"/>
      </w:pPr>
      <w:rPr>
        <w:rFonts w:ascii="Symbol" w:hAnsi="Symbol" w:hint="default"/>
      </w:rPr>
    </w:lvl>
    <w:lvl w:ilvl="1" w:tplc="3FAE6ADE">
      <w:start w:val="1"/>
      <w:numFmt w:val="bullet"/>
      <w:lvlText w:val="o"/>
      <w:lvlJc w:val="left"/>
      <w:pPr>
        <w:ind w:left="1440" w:hanging="360"/>
      </w:pPr>
      <w:rPr>
        <w:rFonts w:ascii="Courier New" w:hAnsi="Courier New" w:hint="default"/>
      </w:rPr>
    </w:lvl>
    <w:lvl w:ilvl="2" w:tplc="34F881D8">
      <w:start w:val="1"/>
      <w:numFmt w:val="bullet"/>
      <w:lvlText w:val=""/>
      <w:lvlJc w:val="left"/>
      <w:pPr>
        <w:ind w:left="2160" w:hanging="360"/>
      </w:pPr>
      <w:rPr>
        <w:rFonts w:ascii="Wingdings" w:hAnsi="Wingdings" w:hint="default"/>
      </w:rPr>
    </w:lvl>
    <w:lvl w:ilvl="3" w:tplc="C5166BB4">
      <w:start w:val="1"/>
      <w:numFmt w:val="bullet"/>
      <w:lvlText w:val=""/>
      <w:lvlJc w:val="left"/>
      <w:pPr>
        <w:ind w:left="2880" w:hanging="360"/>
      </w:pPr>
      <w:rPr>
        <w:rFonts w:ascii="Symbol" w:hAnsi="Symbol" w:hint="default"/>
      </w:rPr>
    </w:lvl>
    <w:lvl w:ilvl="4" w:tplc="3CE0ACD4">
      <w:start w:val="1"/>
      <w:numFmt w:val="bullet"/>
      <w:lvlText w:val="o"/>
      <w:lvlJc w:val="left"/>
      <w:pPr>
        <w:ind w:left="3600" w:hanging="360"/>
      </w:pPr>
      <w:rPr>
        <w:rFonts w:ascii="Courier New" w:hAnsi="Courier New" w:hint="default"/>
      </w:rPr>
    </w:lvl>
    <w:lvl w:ilvl="5" w:tplc="E5126902">
      <w:start w:val="1"/>
      <w:numFmt w:val="bullet"/>
      <w:lvlText w:val=""/>
      <w:lvlJc w:val="left"/>
      <w:pPr>
        <w:ind w:left="4320" w:hanging="360"/>
      </w:pPr>
      <w:rPr>
        <w:rFonts w:ascii="Wingdings" w:hAnsi="Wingdings" w:hint="default"/>
      </w:rPr>
    </w:lvl>
    <w:lvl w:ilvl="6" w:tplc="D194D9FC">
      <w:start w:val="1"/>
      <w:numFmt w:val="bullet"/>
      <w:lvlText w:val=""/>
      <w:lvlJc w:val="left"/>
      <w:pPr>
        <w:ind w:left="5040" w:hanging="360"/>
      </w:pPr>
      <w:rPr>
        <w:rFonts w:ascii="Symbol" w:hAnsi="Symbol" w:hint="default"/>
      </w:rPr>
    </w:lvl>
    <w:lvl w:ilvl="7" w:tplc="5972FA66">
      <w:start w:val="1"/>
      <w:numFmt w:val="bullet"/>
      <w:lvlText w:val="o"/>
      <w:lvlJc w:val="left"/>
      <w:pPr>
        <w:ind w:left="5760" w:hanging="360"/>
      </w:pPr>
      <w:rPr>
        <w:rFonts w:ascii="Courier New" w:hAnsi="Courier New" w:hint="default"/>
      </w:rPr>
    </w:lvl>
    <w:lvl w:ilvl="8" w:tplc="B5865AB6">
      <w:start w:val="1"/>
      <w:numFmt w:val="bullet"/>
      <w:lvlText w:val=""/>
      <w:lvlJc w:val="left"/>
      <w:pPr>
        <w:ind w:left="6480" w:hanging="360"/>
      </w:pPr>
      <w:rPr>
        <w:rFonts w:ascii="Wingdings" w:hAnsi="Wingdings" w:hint="default"/>
      </w:rPr>
    </w:lvl>
  </w:abstractNum>
  <w:abstractNum w:abstractNumId="23" w15:restartNumberingAfterBreak="0">
    <w:nsid w:val="764C1326"/>
    <w:multiLevelType w:val="hybridMultilevel"/>
    <w:tmpl w:val="A4EEE20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7C428B7C"/>
    <w:multiLevelType w:val="hybridMultilevel"/>
    <w:tmpl w:val="E34EEE14"/>
    <w:lvl w:ilvl="0" w:tplc="F95E36B6">
      <w:start w:val="1"/>
      <w:numFmt w:val="bullet"/>
      <w:lvlText w:val=""/>
      <w:lvlJc w:val="left"/>
      <w:pPr>
        <w:ind w:left="720" w:hanging="360"/>
      </w:pPr>
      <w:rPr>
        <w:rFonts w:ascii="Symbol" w:hAnsi="Symbol" w:hint="default"/>
      </w:rPr>
    </w:lvl>
    <w:lvl w:ilvl="1" w:tplc="5E00825C">
      <w:start w:val="1"/>
      <w:numFmt w:val="bullet"/>
      <w:lvlText w:val="o"/>
      <w:lvlJc w:val="left"/>
      <w:pPr>
        <w:ind w:left="1440" w:hanging="360"/>
      </w:pPr>
      <w:rPr>
        <w:rFonts w:ascii="Courier New" w:hAnsi="Courier New" w:hint="default"/>
      </w:rPr>
    </w:lvl>
    <w:lvl w:ilvl="2" w:tplc="9AB47614">
      <w:start w:val="1"/>
      <w:numFmt w:val="bullet"/>
      <w:lvlText w:val=""/>
      <w:lvlJc w:val="left"/>
      <w:pPr>
        <w:ind w:left="2160" w:hanging="360"/>
      </w:pPr>
      <w:rPr>
        <w:rFonts w:ascii="Wingdings" w:hAnsi="Wingdings" w:hint="default"/>
      </w:rPr>
    </w:lvl>
    <w:lvl w:ilvl="3" w:tplc="643E267E">
      <w:start w:val="1"/>
      <w:numFmt w:val="bullet"/>
      <w:lvlText w:val=""/>
      <w:lvlJc w:val="left"/>
      <w:pPr>
        <w:ind w:left="2880" w:hanging="360"/>
      </w:pPr>
      <w:rPr>
        <w:rFonts w:ascii="Symbol" w:hAnsi="Symbol" w:hint="default"/>
      </w:rPr>
    </w:lvl>
    <w:lvl w:ilvl="4" w:tplc="33F2296C">
      <w:start w:val="1"/>
      <w:numFmt w:val="bullet"/>
      <w:lvlText w:val="o"/>
      <w:lvlJc w:val="left"/>
      <w:pPr>
        <w:ind w:left="3600" w:hanging="360"/>
      </w:pPr>
      <w:rPr>
        <w:rFonts w:ascii="Courier New" w:hAnsi="Courier New" w:hint="default"/>
      </w:rPr>
    </w:lvl>
    <w:lvl w:ilvl="5" w:tplc="63DA3D42">
      <w:start w:val="1"/>
      <w:numFmt w:val="bullet"/>
      <w:lvlText w:val=""/>
      <w:lvlJc w:val="left"/>
      <w:pPr>
        <w:ind w:left="4320" w:hanging="360"/>
      </w:pPr>
      <w:rPr>
        <w:rFonts w:ascii="Wingdings" w:hAnsi="Wingdings" w:hint="default"/>
      </w:rPr>
    </w:lvl>
    <w:lvl w:ilvl="6" w:tplc="68BEA562">
      <w:start w:val="1"/>
      <w:numFmt w:val="bullet"/>
      <w:lvlText w:val=""/>
      <w:lvlJc w:val="left"/>
      <w:pPr>
        <w:ind w:left="5040" w:hanging="360"/>
      </w:pPr>
      <w:rPr>
        <w:rFonts w:ascii="Symbol" w:hAnsi="Symbol" w:hint="default"/>
      </w:rPr>
    </w:lvl>
    <w:lvl w:ilvl="7" w:tplc="4D843FB0">
      <w:start w:val="1"/>
      <w:numFmt w:val="bullet"/>
      <w:lvlText w:val="o"/>
      <w:lvlJc w:val="left"/>
      <w:pPr>
        <w:ind w:left="5760" w:hanging="360"/>
      </w:pPr>
      <w:rPr>
        <w:rFonts w:ascii="Courier New" w:hAnsi="Courier New" w:hint="default"/>
      </w:rPr>
    </w:lvl>
    <w:lvl w:ilvl="8" w:tplc="B5CE25E8">
      <w:start w:val="1"/>
      <w:numFmt w:val="bullet"/>
      <w:lvlText w:val=""/>
      <w:lvlJc w:val="left"/>
      <w:pPr>
        <w:ind w:left="6480" w:hanging="360"/>
      </w:pPr>
      <w:rPr>
        <w:rFonts w:ascii="Wingdings" w:hAnsi="Wingdings" w:hint="default"/>
      </w:rPr>
    </w:lvl>
  </w:abstractNum>
  <w:num w:numId="1" w16cid:durableId="1743672975">
    <w:abstractNumId w:val="7"/>
  </w:num>
  <w:num w:numId="2" w16cid:durableId="1046099970">
    <w:abstractNumId w:val="24"/>
  </w:num>
  <w:num w:numId="3" w16cid:durableId="1327441065">
    <w:abstractNumId w:val="17"/>
  </w:num>
  <w:num w:numId="4" w16cid:durableId="1482890093">
    <w:abstractNumId w:val="21"/>
  </w:num>
  <w:num w:numId="5" w16cid:durableId="1557355666">
    <w:abstractNumId w:val="13"/>
  </w:num>
  <w:num w:numId="6" w16cid:durableId="551119620">
    <w:abstractNumId w:val="8"/>
  </w:num>
  <w:num w:numId="7" w16cid:durableId="1723940642">
    <w:abstractNumId w:val="2"/>
  </w:num>
  <w:num w:numId="8" w16cid:durableId="2078168756">
    <w:abstractNumId w:val="6"/>
  </w:num>
  <w:num w:numId="9" w16cid:durableId="881406203">
    <w:abstractNumId w:val="9"/>
  </w:num>
  <w:num w:numId="10" w16cid:durableId="1062873861">
    <w:abstractNumId w:val="5"/>
  </w:num>
  <w:num w:numId="11" w16cid:durableId="128136286">
    <w:abstractNumId w:val="10"/>
  </w:num>
  <w:num w:numId="12" w16cid:durableId="123740127">
    <w:abstractNumId w:val="22"/>
  </w:num>
  <w:num w:numId="13" w16cid:durableId="348147976">
    <w:abstractNumId w:val="4"/>
  </w:num>
  <w:num w:numId="14" w16cid:durableId="83768608">
    <w:abstractNumId w:val="18"/>
  </w:num>
  <w:num w:numId="15" w16cid:durableId="663626922">
    <w:abstractNumId w:val="0"/>
  </w:num>
  <w:num w:numId="16" w16cid:durableId="2032025929">
    <w:abstractNumId w:val="23"/>
  </w:num>
  <w:num w:numId="17" w16cid:durableId="693116671">
    <w:abstractNumId w:val="19"/>
  </w:num>
  <w:num w:numId="18" w16cid:durableId="1896895628">
    <w:abstractNumId w:val="11"/>
  </w:num>
  <w:num w:numId="19" w16cid:durableId="958144418">
    <w:abstractNumId w:val="12"/>
  </w:num>
  <w:num w:numId="20" w16cid:durableId="553082594">
    <w:abstractNumId w:val="16"/>
  </w:num>
  <w:num w:numId="21" w16cid:durableId="1713654714">
    <w:abstractNumId w:val="15"/>
  </w:num>
  <w:num w:numId="22" w16cid:durableId="1821385402">
    <w:abstractNumId w:val="14"/>
  </w:num>
  <w:num w:numId="23" w16cid:durableId="1565800933">
    <w:abstractNumId w:val="20"/>
  </w:num>
  <w:num w:numId="24" w16cid:durableId="649293051">
    <w:abstractNumId w:val="1"/>
  </w:num>
  <w:num w:numId="25" w16cid:durableId="520898015">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BE"/>
    <w:rsid w:val="00000045"/>
    <w:rsid w:val="00000650"/>
    <w:rsid w:val="00000A79"/>
    <w:rsid w:val="00000AEC"/>
    <w:rsid w:val="00001590"/>
    <w:rsid w:val="0000175D"/>
    <w:rsid w:val="00001AAC"/>
    <w:rsid w:val="00001C83"/>
    <w:rsid w:val="00001CD6"/>
    <w:rsid w:val="00002108"/>
    <w:rsid w:val="0000301C"/>
    <w:rsid w:val="00003251"/>
    <w:rsid w:val="00003539"/>
    <w:rsid w:val="00003E1F"/>
    <w:rsid w:val="000045C7"/>
    <w:rsid w:val="00004851"/>
    <w:rsid w:val="00004D5F"/>
    <w:rsid w:val="00005066"/>
    <w:rsid w:val="00005E0E"/>
    <w:rsid w:val="00006805"/>
    <w:rsid w:val="00006A09"/>
    <w:rsid w:val="00007524"/>
    <w:rsid w:val="000107C6"/>
    <w:rsid w:val="00010A54"/>
    <w:rsid w:val="00010BF6"/>
    <w:rsid w:val="00010F5F"/>
    <w:rsid w:val="00011878"/>
    <w:rsid w:val="0001284F"/>
    <w:rsid w:val="00012F9E"/>
    <w:rsid w:val="000139AC"/>
    <w:rsid w:val="00013B0E"/>
    <w:rsid w:val="00013D4B"/>
    <w:rsid w:val="00013DD5"/>
    <w:rsid w:val="00014CC9"/>
    <w:rsid w:val="000151C8"/>
    <w:rsid w:val="0001533C"/>
    <w:rsid w:val="00015569"/>
    <w:rsid w:val="000165BB"/>
    <w:rsid w:val="00016910"/>
    <w:rsid w:val="00016ACA"/>
    <w:rsid w:val="0001757E"/>
    <w:rsid w:val="00017BA4"/>
    <w:rsid w:val="00017CFE"/>
    <w:rsid w:val="00020050"/>
    <w:rsid w:val="0002034F"/>
    <w:rsid w:val="0002049A"/>
    <w:rsid w:val="00020BD3"/>
    <w:rsid w:val="00021229"/>
    <w:rsid w:val="00021602"/>
    <w:rsid w:val="0002170E"/>
    <w:rsid w:val="00021737"/>
    <w:rsid w:val="00021C03"/>
    <w:rsid w:val="00022253"/>
    <w:rsid w:val="00022B3C"/>
    <w:rsid w:val="00022ED2"/>
    <w:rsid w:val="00022F93"/>
    <w:rsid w:val="00023038"/>
    <w:rsid w:val="000230C2"/>
    <w:rsid w:val="00023D56"/>
    <w:rsid w:val="00023E2B"/>
    <w:rsid w:val="00023FAF"/>
    <w:rsid w:val="00024428"/>
    <w:rsid w:val="0002498B"/>
    <w:rsid w:val="00024ABE"/>
    <w:rsid w:val="00024CFC"/>
    <w:rsid w:val="00024DC6"/>
    <w:rsid w:val="00025136"/>
    <w:rsid w:val="000253BD"/>
    <w:rsid w:val="000258D2"/>
    <w:rsid w:val="00025967"/>
    <w:rsid w:val="00025C9D"/>
    <w:rsid w:val="00026CD7"/>
    <w:rsid w:val="00026D91"/>
    <w:rsid w:val="000277B2"/>
    <w:rsid w:val="00027F1E"/>
    <w:rsid w:val="00030639"/>
    <w:rsid w:val="000309CB"/>
    <w:rsid w:val="00030DAB"/>
    <w:rsid w:val="00031448"/>
    <w:rsid w:val="00031AD1"/>
    <w:rsid w:val="000321C2"/>
    <w:rsid w:val="000323F0"/>
    <w:rsid w:val="00032805"/>
    <w:rsid w:val="0003296A"/>
    <w:rsid w:val="00034408"/>
    <w:rsid w:val="0003471E"/>
    <w:rsid w:val="00034E75"/>
    <w:rsid w:val="00034E85"/>
    <w:rsid w:val="0003564A"/>
    <w:rsid w:val="0003630D"/>
    <w:rsid w:val="00036498"/>
    <w:rsid w:val="00036A01"/>
    <w:rsid w:val="00036DD1"/>
    <w:rsid w:val="00036E14"/>
    <w:rsid w:val="0003704B"/>
    <w:rsid w:val="0003729B"/>
    <w:rsid w:val="000376A0"/>
    <w:rsid w:val="00037806"/>
    <w:rsid w:val="00037A14"/>
    <w:rsid w:val="00037BAA"/>
    <w:rsid w:val="00037E3C"/>
    <w:rsid w:val="0004011A"/>
    <w:rsid w:val="0004052C"/>
    <w:rsid w:val="00040BD7"/>
    <w:rsid w:val="00040CCB"/>
    <w:rsid w:val="00041260"/>
    <w:rsid w:val="000413F4"/>
    <w:rsid w:val="00041951"/>
    <w:rsid w:val="00041A7B"/>
    <w:rsid w:val="00041FF7"/>
    <w:rsid w:val="00042001"/>
    <w:rsid w:val="00042A11"/>
    <w:rsid w:val="00042B76"/>
    <w:rsid w:val="00042C77"/>
    <w:rsid w:val="00042D2F"/>
    <w:rsid w:val="00042FCD"/>
    <w:rsid w:val="0004306B"/>
    <w:rsid w:val="00043156"/>
    <w:rsid w:val="0004324D"/>
    <w:rsid w:val="000433D3"/>
    <w:rsid w:val="000435F2"/>
    <w:rsid w:val="00043A09"/>
    <w:rsid w:val="00043E7B"/>
    <w:rsid w:val="00044C8F"/>
    <w:rsid w:val="00044FEC"/>
    <w:rsid w:val="0004619D"/>
    <w:rsid w:val="000462AB"/>
    <w:rsid w:val="00046CCA"/>
    <w:rsid w:val="00046D54"/>
    <w:rsid w:val="00046FC0"/>
    <w:rsid w:val="00046FEB"/>
    <w:rsid w:val="00047211"/>
    <w:rsid w:val="00047768"/>
    <w:rsid w:val="00047D89"/>
    <w:rsid w:val="00047FBE"/>
    <w:rsid w:val="00050285"/>
    <w:rsid w:val="00050325"/>
    <w:rsid w:val="000508C1"/>
    <w:rsid w:val="00050AA9"/>
    <w:rsid w:val="00050D3F"/>
    <w:rsid w:val="00050E14"/>
    <w:rsid w:val="00050E29"/>
    <w:rsid w:val="00052E6E"/>
    <w:rsid w:val="0005302A"/>
    <w:rsid w:val="0005352E"/>
    <w:rsid w:val="00053997"/>
    <w:rsid w:val="0005451C"/>
    <w:rsid w:val="00054585"/>
    <w:rsid w:val="00054673"/>
    <w:rsid w:val="000546F6"/>
    <w:rsid w:val="0005541D"/>
    <w:rsid w:val="00055490"/>
    <w:rsid w:val="000557E5"/>
    <w:rsid w:val="00055C5E"/>
    <w:rsid w:val="0005656C"/>
    <w:rsid w:val="00056C55"/>
    <w:rsid w:val="00056CD2"/>
    <w:rsid w:val="00056DAD"/>
    <w:rsid w:val="00056EF7"/>
    <w:rsid w:val="0005707F"/>
    <w:rsid w:val="00057E05"/>
    <w:rsid w:val="00057E93"/>
    <w:rsid w:val="000601C4"/>
    <w:rsid w:val="00060200"/>
    <w:rsid w:val="00060295"/>
    <w:rsid w:val="000608C0"/>
    <w:rsid w:val="00060B6E"/>
    <w:rsid w:val="00060E08"/>
    <w:rsid w:val="00060ECB"/>
    <w:rsid w:val="00061512"/>
    <w:rsid w:val="00061DF1"/>
    <w:rsid w:val="000622AA"/>
    <w:rsid w:val="00062378"/>
    <w:rsid w:val="00062818"/>
    <w:rsid w:val="00062F33"/>
    <w:rsid w:val="00063157"/>
    <w:rsid w:val="0006386C"/>
    <w:rsid w:val="000638B8"/>
    <w:rsid w:val="00063A72"/>
    <w:rsid w:val="00063A7D"/>
    <w:rsid w:val="00064112"/>
    <w:rsid w:val="00064697"/>
    <w:rsid w:val="00064D67"/>
    <w:rsid w:val="000658AC"/>
    <w:rsid w:val="00065C1C"/>
    <w:rsid w:val="00065D38"/>
    <w:rsid w:val="00066275"/>
    <w:rsid w:val="000662DD"/>
    <w:rsid w:val="000662F8"/>
    <w:rsid w:val="00066486"/>
    <w:rsid w:val="000670C3"/>
    <w:rsid w:val="0006722F"/>
    <w:rsid w:val="00067939"/>
    <w:rsid w:val="00067943"/>
    <w:rsid w:val="00067D8E"/>
    <w:rsid w:val="00068CF0"/>
    <w:rsid w:val="00070036"/>
    <w:rsid w:val="000703AB"/>
    <w:rsid w:val="0007072C"/>
    <w:rsid w:val="0007075E"/>
    <w:rsid w:val="00070B0D"/>
    <w:rsid w:val="00071029"/>
    <w:rsid w:val="0007143E"/>
    <w:rsid w:val="00071AA9"/>
    <w:rsid w:val="00071ADF"/>
    <w:rsid w:val="00071CD0"/>
    <w:rsid w:val="0007276D"/>
    <w:rsid w:val="00073452"/>
    <w:rsid w:val="00073BD6"/>
    <w:rsid w:val="000740EF"/>
    <w:rsid w:val="000741F9"/>
    <w:rsid w:val="000742BF"/>
    <w:rsid w:val="000758C9"/>
    <w:rsid w:val="00076089"/>
    <w:rsid w:val="000762A5"/>
    <w:rsid w:val="00076649"/>
    <w:rsid w:val="0007664E"/>
    <w:rsid w:val="000766F7"/>
    <w:rsid w:val="000775FA"/>
    <w:rsid w:val="0007788F"/>
    <w:rsid w:val="0008026B"/>
    <w:rsid w:val="000803C9"/>
    <w:rsid w:val="00080572"/>
    <w:rsid w:val="00080A66"/>
    <w:rsid w:val="00080FAF"/>
    <w:rsid w:val="00081721"/>
    <w:rsid w:val="00081895"/>
    <w:rsid w:val="00081971"/>
    <w:rsid w:val="00081B75"/>
    <w:rsid w:val="00081DC9"/>
    <w:rsid w:val="0008207A"/>
    <w:rsid w:val="00082661"/>
    <w:rsid w:val="00082893"/>
    <w:rsid w:val="00082AF8"/>
    <w:rsid w:val="000831DE"/>
    <w:rsid w:val="00083245"/>
    <w:rsid w:val="000836A8"/>
    <w:rsid w:val="00083B8E"/>
    <w:rsid w:val="00084064"/>
    <w:rsid w:val="000840ED"/>
    <w:rsid w:val="0008486A"/>
    <w:rsid w:val="00085129"/>
    <w:rsid w:val="000856D0"/>
    <w:rsid w:val="00085A05"/>
    <w:rsid w:val="00085A29"/>
    <w:rsid w:val="00085E91"/>
    <w:rsid w:val="00085FBA"/>
    <w:rsid w:val="0008604F"/>
    <w:rsid w:val="000860B3"/>
    <w:rsid w:val="000867CA"/>
    <w:rsid w:val="00086938"/>
    <w:rsid w:val="000874C4"/>
    <w:rsid w:val="00087590"/>
    <w:rsid w:val="00087907"/>
    <w:rsid w:val="00087A4C"/>
    <w:rsid w:val="00087CC0"/>
    <w:rsid w:val="000900DE"/>
    <w:rsid w:val="0009015F"/>
    <w:rsid w:val="000905DB"/>
    <w:rsid w:val="00090639"/>
    <w:rsid w:val="00090CF3"/>
    <w:rsid w:val="00090D3F"/>
    <w:rsid w:val="00090DF0"/>
    <w:rsid w:val="00091695"/>
    <w:rsid w:val="00091D0E"/>
    <w:rsid w:val="00091F93"/>
    <w:rsid w:val="00091FA7"/>
    <w:rsid w:val="00091FE6"/>
    <w:rsid w:val="0009257E"/>
    <w:rsid w:val="000927E4"/>
    <w:rsid w:val="0009291A"/>
    <w:rsid w:val="00092A05"/>
    <w:rsid w:val="00092CC8"/>
    <w:rsid w:val="00092D13"/>
    <w:rsid w:val="00092F9E"/>
    <w:rsid w:val="00093005"/>
    <w:rsid w:val="000930A8"/>
    <w:rsid w:val="000934F4"/>
    <w:rsid w:val="00093701"/>
    <w:rsid w:val="000938A4"/>
    <w:rsid w:val="00093BE5"/>
    <w:rsid w:val="00093FDA"/>
    <w:rsid w:val="00094402"/>
    <w:rsid w:val="0009476A"/>
    <w:rsid w:val="000948DE"/>
    <w:rsid w:val="00094A7B"/>
    <w:rsid w:val="00094BBF"/>
    <w:rsid w:val="00094C08"/>
    <w:rsid w:val="00095446"/>
    <w:rsid w:val="0009549F"/>
    <w:rsid w:val="0009566D"/>
    <w:rsid w:val="00095A90"/>
    <w:rsid w:val="00095BE9"/>
    <w:rsid w:val="00095E99"/>
    <w:rsid w:val="00096266"/>
    <w:rsid w:val="0009706F"/>
    <w:rsid w:val="000A0313"/>
    <w:rsid w:val="000A0445"/>
    <w:rsid w:val="000A07F6"/>
    <w:rsid w:val="000A0B56"/>
    <w:rsid w:val="000A119E"/>
    <w:rsid w:val="000A14B7"/>
    <w:rsid w:val="000A18D6"/>
    <w:rsid w:val="000A1A0A"/>
    <w:rsid w:val="000A1D4E"/>
    <w:rsid w:val="000A20B1"/>
    <w:rsid w:val="000A2354"/>
    <w:rsid w:val="000A24DB"/>
    <w:rsid w:val="000A29BE"/>
    <w:rsid w:val="000A30A7"/>
    <w:rsid w:val="000A3142"/>
    <w:rsid w:val="000A31E3"/>
    <w:rsid w:val="000A3901"/>
    <w:rsid w:val="000A3A22"/>
    <w:rsid w:val="000A3E5B"/>
    <w:rsid w:val="000A470F"/>
    <w:rsid w:val="000A496D"/>
    <w:rsid w:val="000A4F95"/>
    <w:rsid w:val="000A545F"/>
    <w:rsid w:val="000A5A02"/>
    <w:rsid w:val="000A627F"/>
    <w:rsid w:val="000A6557"/>
    <w:rsid w:val="000A6B92"/>
    <w:rsid w:val="000A6DDC"/>
    <w:rsid w:val="000A6E3F"/>
    <w:rsid w:val="000A73B6"/>
    <w:rsid w:val="000A7D3D"/>
    <w:rsid w:val="000B00D5"/>
    <w:rsid w:val="000B081E"/>
    <w:rsid w:val="000B0C2E"/>
    <w:rsid w:val="000B16A8"/>
    <w:rsid w:val="000B1C9A"/>
    <w:rsid w:val="000B1E83"/>
    <w:rsid w:val="000B2222"/>
    <w:rsid w:val="000B2597"/>
    <w:rsid w:val="000B2722"/>
    <w:rsid w:val="000B29F7"/>
    <w:rsid w:val="000B2F95"/>
    <w:rsid w:val="000B2FBF"/>
    <w:rsid w:val="000B323C"/>
    <w:rsid w:val="000B3A1E"/>
    <w:rsid w:val="000B3EF8"/>
    <w:rsid w:val="000B448D"/>
    <w:rsid w:val="000B4686"/>
    <w:rsid w:val="000B46CD"/>
    <w:rsid w:val="000B5426"/>
    <w:rsid w:val="000B5B81"/>
    <w:rsid w:val="000B5C6E"/>
    <w:rsid w:val="000B62C1"/>
    <w:rsid w:val="000B643E"/>
    <w:rsid w:val="000B678B"/>
    <w:rsid w:val="000B6F8A"/>
    <w:rsid w:val="000B7061"/>
    <w:rsid w:val="000B78A1"/>
    <w:rsid w:val="000B7A4F"/>
    <w:rsid w:val="000B7AD9"/>
    <w:rsid w:val="000B7EAE"/>
    <w:rsid w:val="000C0502"/>
    <w:rsid w:val="000C071F"/>
    <w:rsid w:val="000C10E6"/>
    <w:rsid w:val="000C15B8"/>
    <w:rsid w:val="000C1898"/>
    <w:rsid w:val="000C23BE"/>
    <w:rsid w:val="000C2579"/>
    <w:rsid w:val="000C2A6E"/>
    <w:rsid w:val="000C3A58"/>
    <w:rsid w:val="000C3E14"/>
    <w:rsid w:val="000C3F3D"/>
    <w:rsid w:val="000C4F5B"/>
    <w:rsid w:val="000C5808"/>
    <w:rsid w:val="000C59EB"/>
    <w:rsid w:val="000C6D3E"/>
    <w:rsid w:val="000C7279"/>
    <w:rsid w:val="000C7999"/>
    <w:rsid w:val="000C7A03"/>
    <w:rsid w:val="000D0161"/>
    <w:rsid w:val="000D028D"/>
    <w:rsid w:val="000D02A2"/>
    <w:rsid w:val="000D02CD"/>
    <w:rsid w:val="000D04AE"/>
    <w:rsid w:val="000D0707"/>
    <w:rsid w:val="000D0D30"/>
    <w:rsid w:val="000D1315"/>
    <w:rsid w:val="000D1493"/>
    <w:rsid w:val="000D15AE"/>
    <w:rsid w:val="000D1752"/>
    <w:rsid w:val="000D1CD5"/>
    <w:rsid w:val="000D1D49"/>
    <w:rsid w:val="000D1EAF"/>
    <w:rsid w:val="000D204A"/>
    <w:rsid w:val="000D22B9"/>
    <w:rsid w:val="000D22F4"/>
    <w:rsid w:val="000D234C"/>
    <w:rsid w:val="000D23F9"/>
    <w:rsid w:val="000D24FE"/>
    <w:rsid w:val="000D2CB2"/>
    <w:rsid w:val="000D323E"/>
    <w:rsid w:val="000D3601"/>
    <w:rsid w:val="000D3996"/>
    <w:rsid w:val="000D3EBD"/>
    <w:rsid w:val="000D41F9"/>
    <w:rsid w:val="000D43B8"/>
    <w:rsid w:val="000D4506"/>
    <w:rsid w:val="000D4543"/>
    <w:rsid w:val="000D4A59"/>
    <w:rsid w:val="000D4D1A"/>
    <w:rsid w:val="000D5A46"/>
    <w:rsid w:val="000D6CEF"/>
    <w:rsid w:val="000D6D25"/>
    <w:rsid w:val="000D7397"/>
    <w:rsid w:val="000D73A7"/>
    <w:rsid w:val="000D763D"/>
    <w:rsid w:val="000D769B"/>
    <w:rsid w:val="000D788F"/>
    <w:rsid w:val="000D78FC"/>
    <w:rsid w:val="000D7B82"/>
    <w:rsid w:val="000E02CE"/>
    <w:rsid w:val="000E084E"/>
    <w:rsid w:val="000E0AA8"/>
    <w:rsid w:val="000E15EA"/>
    <w:rsid w:val="000E1882"/>
    <w:rsid w:val="000E1AA8"/>
    <w:rsid w:val="000E1BB8"/>
    <w:rsid w:val="000E1FBA"/>
    <w:rsid w:val="000E20EC"/>
    <w:rsid w:val="000E2403"/>
    <w:rsid w:val="000E25AA"/>
    <w:rsid w:val="000E25D5"/>
    <w:rsid w:val="000E26B7"/>
    <w:rsid w:val="000E2F0B"/>
    <w:rsid w:val="000E32D9"/>
    <w:rsid w:val="000E397B"/>
    <w:rsid w:val="000E3A52"/>
    <w:rsid w:val="000E40E5"/>
    <w:rsid w:val="000E4469"/>
    <w:rsid w:val="000E480D"/>
    <w:rsid w:val="000E4CA8"/>
    <w:rsid w:val="000E4D58"/>
    <w:rsid w:val="000E5023"/>
    <w:rsid w:val="000E51F3"/>
    <w:rsid w:val="000E56E2"/>
    <w:rsid w:val="000E5E9C"/>
    <w:rsid w:val="000E633C"/>
    <w:rsid w:val="000E6383"/>
    <w:rsid w:val="000E6B6D"/>
    <w:rsid w:val="000E6DC4"/>
    <w:rsid w:val="000E72AD"/>
    <w:rsid w:val="000E7306"/>
    <w:rsid w:val="000E7645"/>
    <w:rsid w:val="000E7941"/>
    <w:rsid w:val="000E7986"/>
    <w:rsid w:val="000F00E5"/>
    <w:rsid w:val="000F17D5"/>
    <w:rsid w:val="000F216B"/>
    <w:rsid w:val="000F238C"/>
    <w:rsid w:val="000F2937"/>
    <w:rsid w:val="000F2A19"/>
    <w:rsid w:val="000F2E2A"/>
    <w:rsid w:val="000F3418"/>
    <w:rsid w:val="000F3532"/>
    <w:rsid w:val="000F3AEC"/>
    <w:rsid w:val="000F3BB0"/>
    <w:rsid w:val="000F3C38"/>
    <w:rsid w:val="000F3D08"/>
    <w:rsid w:val="000F3D47"/>
    <w:rsid w:val="000F3E84"/>
    <w:rsid w:val="000F4816"/>
    <w:rsid w:val="000F4B67"/>
    <w:rsid w:val="000F6120"/>
    <w:rsid w:val="000F64B9"/>
    <w:rsid w:val="000F6AE5"/>
    <w:rsid w:val="000F6D18"/>
    <w:rsid w:val="000F729F"/>
    <w:rsid w:val="000F7857"/>
    <w:rsid w:val="000F79CC"/>
    <w:rsid w:val="000F7D59"/>
    <w:rsid w:val="00100591"/>
    <w:rsid w:val="00100BD0"/>
    <w:rsid w:val="00100F7D"/>
    <w:rsid w:val="001012B9"/>
    <w:rsid w:val="001023F8"/>
    <w:rsid w:val="001025F7"/>
    <w:rsid w:val="0010279B"/>
    <w:rsid w:val="00102818"/>
    <w:rsid w:val="00102C36"/>
    <w:rsid w:val="00102C98"/>
    <w:rsid w:val="00102D0B"/>
    <w:rsid w:val="00103201"/>
    <w:rsid w:val="00103BB3"/>
    <w:rsid w:val="00104598"/>
    <w:rsid w:val="00104613"/>
    <w:rsid w:val="001049CC"/>
    <w:rsid w:val="00104D27"/>
    <w:rsid w:val="001060DC"/>
    <w:rsid w:val="00106DAC"/>
    <w:rsid w:val="00107248"/>
    <w:rsid w:val="0010748E"/>
    <w:rsid w:val="00107B43"/>
    <w:rsid w:val="00110236"/>
    <w:rsid w:val="00110414"/>
    <w:rsid w:val="00110785"/>
    <w:rsid w:val="00110B2B"/>
    <w:rsid w:val="00111073"/>
    <w:rsid w:val="0011132F"/>
    <w:rsid w:val="0011169C"/>
    <w:rsid w:val="00111D45"/>
    <w:rsid w:val="00111E55"/>
    <w:rsid w:val="001123B8"/>
    <w:rsid w:val="00113010"/>
    <w:rsid w:val="001130C5"/>
    <w:rsid w:val="00113304"/>
    <w:rsid w:val="00113598"/>
    <w:rsid w:val="00113826"/>
    <w:rsid w:val="00113CAE"/>
    <w:rsid w:val="00114BAC"/>
    <w:rsid w:val="00114F24"/>
    <w:rsid w:val="00115C6A"/>
    <w:rsid w:val="00115E46"/>
    <w:rsid w:val="00115F43"/>
    <w:rsid w:val="00115FCD"/>
    <w:rsid w:val="00116045"/>
    <w:rsid w:val="001160C6"/>
    <w:rsid w:val="00116507"/>
    <w:rsid w:val="0011689B"/>
    <w:rsid w:val="00116B7C"/>
    <w:rsid w:val="00116DC9"/>
    <w:rsid w:val="001175A6"/>
    <w:rsid w:val="00117A3D"/>
    <w:rsid w:val="00117ED2"/>
    <w:rsid w:val="0012022B"/>
    <w:rsid w:val="00120584"/>
    <w:rsid w:val="0012059B"/>
    <w:rsid w:val="001207BE"/>
    <w:rsid w:val="0012089C"/>
    <w:rsid w:val="0012098A"/>
    <w:rsid w:val="00120F21"/>
    <w:rsid w:val="001211E7"/>
    <w:rsid w:val="001213D8"/>
    <w:rsid w:val="00121439"/>
    <w:rsid w:val="00121D3A"/>
    <w:rsid w:val="00121ED4"/>
    <w:rsid w:val="00122121"/>
    <w:rsid w:val="001225BE"/>
    <w:rsid w:val="00122A80"/>
    <w:rsid w:val="00122C4B"/>
    <w:rsid w:val="0012345D"/>
    <w:rsid w:val="0012380F"/>
    <w:rsid w:val="00123B95"/>
    <w:rsid w:val="00123BB6"/>
    <w:rsid w:val="00123BE5"/>
    <w:rsid w:val="0012430C"/>
    <w:rsid w:val="00124473"/>
    <w:rsid w:val="0012450A"/>
    <w:rsid w:val="00124CF7"/>
    <w:rsid w:val="00124E0D"/>
    <w:rsid w:val="00124E32"/>
    <w:rsid w:val="001250EC"/>
    <w:rsid w:val="0012564D"/>
    <w:rsid w:val="00125E89"/>
    <w:rsid w:val="00125F5E"/>
    <w:rsid w:val="00126700"/>
    <w:rsid w:val="00126812"/>
    <w:rsid w:val="001268F0"/>
    <w:rsid w:val="00126DF5"/>
    <w:rsid w:val="00126F9F"/>
    <w:rsid w:val="001279F2"/>
    <w:rsid w:val="00127CB7"/>
    <w:rsid w:val="00130086"/>
    <w:rsid w:val="001300B5"/>
    <w:rsid w:val="001304D9"/>
    <w:rsid w:val="00130F01"/>
    <w:rsid w:val="00130F3C"/>
    <w:rsid w:val="00131488"/>
    <w:rsid w:val="0013172B"/>
    <w:rsid w:val="00131D14"/>
    <w:rsid w:val="00132039"/>
    <w:rsid w:val="001328E4"/>
    <w:rsid w:val="00132964"/>
    <w:rsid w:val="00132983"/>
    <w:rsid w:val="001330D0"/>
    <w:rsid w:val="00133296"/>
    <w:rsid w:val="00133740"/>
    <w:rsid w:val="001344E3"/>
    <w:rsid w:val="001346FE"/>
    <w:rsid w:val="00134B42"/>
    <w:rsid w:val="00134F43"/>
    <w:rsid w:val="001355E1"/>
    <w:rsid w:val="0013604C"/>
    <w:rsid w:val="0013651E"/>
    <w:rsid w:val="0013679F"/>
    <w:rsid w:val="0013695E"/>
    <w:rsid w:val="00137493"/>
    <w:rsid w:val="0013782A"/>
    <w:rsid w:val="00137D12"/>
    <w:rsid w:val="00141420"/>
    <w:rsid w:val="00141697"/>
    <w:rsid w:val="0014182D"/>
    <w:rsid w:val="001418C8"/>
    <w:rsid w:val="0014224F"/>
    <w:rsid w:val="00142796"/>
    <w:rsid w:val="001427D2"/>
    <w:rsid w:val="001427D4"/>
    <w:rsid w:val="0014284E"/>
    <w:rsid w:val="00142E96"/>
    <w:rsid w:val="00143548"/>
    <w:rsid w:val="001439CB"/>
    <w:rsid w:val="00143FD9"/>
    <w:rsid w:val="001443F0"/>
    <w:rsid w:val="0014471C"/>
    <w:rsid w:val="0014476E"/>
    <w:rsid w:val="00144DEC"/>
    <w:rsid w:val="00145111"/>
    <w:rsid w:val="00145506"/>
    <w:rsid w:val="001455C7"/>
    <w:rsid w:val="0014588C"/>
    <w:rsid w:val="00145A8C"/>
    <w:rsid w:val="00145EFA"/>
    <w:rsid w:val="00146217"/>
    <w:rsid w:val="00146640"/>
    <w:rsid w:val="0014678E"/>
    <w:rsid w:val="0014693B"/>
    <w:rsid w:val="00146F65"/>
    <w:rsid w:val="00147AF9"/>
    <w:rsid w:val="00151348"/>
    <w:rsid w:val="001513D9"/>
    <w:rsid w:val="001516BB"/>
    <w:rsid w:val="001517D6"/>
    <w:rsid w:val="00151F68"/>
    <w:rsid w:val="00152956"/>
    <w:rsid w:val="00152D41"/>
    <w:rsid w:val="00153221"/>
    <w:rsid w:val="00153605"/>
    <w:rsid w:val="001539CB"/>
    <w:rsid w:val="00153AB5"/>
    <w:rsid w:val="0015404A"/>
    <w:rsid w:val="00154402"/>
    <w:rsid w:val="00154424"/>
    <w:rsid w:val="00155140"/>
    <w:rsid w:val="001555CE"/>
    <w:rsid w:val="0015581E"/>
    <w:rsid w:val="00155D91"/>
    <w:rsid w:val="00156B94"/>
    <w:rsid w:val="00156DDA"/>
    <w:rsid w:val="00156FEC"/>
    <w:rsid w:val="0015721D"/>
    <w:rsid w:val="001574A8"/>
    <w:rsid w:val="00157E99"/>
    <w:rsid w:val="00160263"/>
    <w:rsid w:val="001602CA"/>
    <w:rsid w:val="00160488"/>
    <w:rsid w:val="0016076A"/>
    <w:rsid w:val="00160800"/>
    <w:rsid w:val="00160A2E"/>
    <w:rsid w:val="001615B6"/>
    <w:rsid w:val="001619D7"/>
    <w:rsid w:val="00161ABA"/>
    <w:rsid w:val="00161B95"/>
    <w:rsid w:val="00162AB4"/>
    <w:rsid w:val="001630A6"/>
    <w:rsid w:val="00163609"/>
    <w:rsid w:val="00163937"/>
    <w:rsid w:val="00163D10"/>
    <w:rsid w:val="00163EF7"/>
    <w:rsid w:val="00164768"/>
    <w:rsid w:val="001649C3"/>
    <w:rsid w:val="00164B4D"/>
    <w:rsid w:val="001654BF"/>
    <w:rsid w:val="00166033"/>
    <w:rsid w:val="00166357"/>
    <w:rsid w:val="00166D9C"/>
    <w:rsid w:val="00166F1F"/>
    <w:rsid w:val="00166F81"/>
    <w:rsid w:val="00167283"/>
    <w:rsid w:val="001672DB"/>
    <w:rsid w:val="00167DB0"/>
    <w:rsid w:val="00167DE7"/>
    <w:rsid w:val="00170228"/>
    <w:rsid w:val="00170507"/>
    <w:rsid w:val="00170C16"/>
    <w:rsid w:val="00170F91"/>
    <w:rsid w:val="001718BB"/>
    <w:rsid w:val="00172AF8"/>
    <w:rsid w:val="00172C31"/>
    <w:rsid w:val="001732C4"/>
    <w:rsid w:val="001733FB"/>
    <w:rsid w:val="001736B4"/>
    <w:rsid w:val="00173701"/>
    <w:rsid w:val="0017387A"/>
    <w:rsid w:val="00173AC5"/>
    <w:rsid w:val="00173CB0"/>
    <w:rsid w:val="00173D47"/>
    <w:rsid w:val="0017445A"/>
    <w:rsid w:val="0017452A"/>
    <w:rsid w:val="001745B4"/>
    <w:rsid w:val="0017468A"/>
    <w:rsid w:val="00175FF3"/>
    <w:rsid w:val="00176098"/>
    <w:rsid w:val="00176385"/>
    <w:rsid w:val="0017695E"/>
    <w:rsid w:val="00176FBC"/>
    <w:rsid w:val="00177850"/>
    <w:rsid w:val="00177B83"/>
    <w:rsid w:val="00180177"/>
    <w:rsid w:val="0018018D"/>
    <w:rsid w:val="00180292"/>
    <w:rsid w:val="00180A1B"/>
    <w:rsid w:val="0018103E"/>
    <w:rsid w:val="00181855"/>
    <w:rsid w:val="001818E5"/>
    <w:rsid w:val="00181C90"/>
    <w:rsid w:val="00182761"/>
    <w:rsid w:val="00182834"/>
    <w:rsid w:val="00182F6D"/>
    <w:rsid w:val="0018324E"/>
    <w:rsid w:val="00183C76"/>
    <w:rsid w:val="0018442A"/>
    <w:rsid w:val="00184500"/>
    <w:rsid w:val="0018491A"/>
    <w:rsid w:val="00184947"/>
    <w:rsid w:val="00184C36"/>
    <w:rsid w:val="00184C5E"/>
    <w:rsid w:val="00184D53"/>
    <w:rsid w:val="001850A9"/>
    <w:rsid w:val="0018555D"/>
    <w:rsid w:val="00185E64"/>
    <w:rsid w:val="0018641E"/>
    <w:rsid w:val="001866B1"/>
    <w:rsid w:val="001866CD"/>
    <w:rsid w:val="001867D4"/>
    <w:rsid w:val="00186805"/>
    <w:rsid w:val="00186A21"/>
    <w:rsid w:val="00186A87"/>
    <w:rsid w:val="00186B6E"/>
    <w:rsid w:val="00186FEB"/>
    <w:rsid w:val="001870A9"/>
    <w:rsid w:val="001872E5"/>
    <w:rsid w:val="00187998"/>
    <w:rsid w:val="00187E3A"/>
    <w:rsid w:val="00190B13"/>
    <w:rsid w:val="0019149E"/>
    <w:rsid w:val="00191690"/>
    <w:rsid w:val="00191738"/>
    <w:rsid w:val="00191DB8"/>
    <w:rsid w:val="00191F63"/>
    <w:rsid w:val="001922E8"/>
    <w:rsid w:val="001927EA"/>
    <w:rsid w:val="001933C8"/>
    <w:rsid w:val="001935FF"/>
    <w:rsid w:val="00193C37"/>
    <w:rsid w:val="0019408A"/>
    <w:rsid w:val="00195035"/>
    <w:rsid w:val="001956E1"/>
    <w:rsid w:val="00195823"/>
    <w:rsid w:val="00195F3B"/>
    <w:rsid w:val="00196D4E"/>
    <w:rsid w:val="00196E99"/>
    <w:rsid w:val="00197021"/>
    <w:rsid w:val="001970AE"/>
    <w:rsid w:val="0019714D"/>
    <w:rsid w:val="0019716B"/>
    <w:rsid w:val="0019756A"/>
    <w:rsid w:val="001A0178"/>
    <w:rsid w:val="001A0196"/>
    <w:rsid w:val="001A1092"/>
    <w:rsid w:val="001A1AEA"/>
    <w:rsid w:val="001A1F01"/>
    <w:rsid w:val="001A262E"/>
    <w:rsid w:val="001A28BB"/>
    <w:rsid w:val="001A2CB1"/>
    <w:rsid w:val="001A311D"/>
    <w:rsid w:val="001A3D17"/>
    <w:rsid w:val="001A3FE3"/>
    <w:rsid w:val="001A4AAA"/>
    <w:rsid w:val="001A4C70"/>
    <w:rsid w:val="001A5172"/>
    <w:rsid w:val="001A58D6"/>
    <w:rsid w:val="001A6018"/>
    <w:rsid w:val="001A64BE"/>
    <w:rsid w:val="001A6BDD"/>
    <w:rsid w:val="001A6D12"/>
    <w:rsid w:val="001A6E12"/>
    <w:rsid w:val="001B007F"/>
    <w:rsid w:val="001B0CBA"/>
    <w:rsid w:val="001B0E1F"/>
    <w:rsid w:val="001B0F1C"/>
    <w:rsid w:val="001B14E6"/>
    <w:rsid w:val="001B16D5"/>
    <w:rsid w:val="001B1B1E"/>
    <w:rsid w:val="001B1CF0"/>
    <w:rsid w:val="001B1D87"/>
    <w:rsid w:val="001B1F42"/>
    <w:rsid w:val="001B2008"/>
    <w:rsid w:val="001B28F1"/>
    <w:rsid w:val="001B2D40"/>
    <w:rsid w:val="001B2ECD"/>
    <w:rsid w:val="001B2F23"/>
    <w:rsid w:val="001B3258"/>
    <w:rsid w:val="001B346F"/>
    <w:rsid w:val="001B35EC"/>
    <w:rsid w:val="001B386F"/>
    <w:rsid w:val="001B39A2"/>
    <w:rsid w:val="001B39D0"/>
    <w:rsid w:val="001B3B4C"/>
    <w:rsid w:val="001B3EF5"/>
    <w:rsid w:val="001B3F3A"/>
    <w:rsid w:val="001B400E"/>
    <w:rsid w:val="001B5533"/>
    <w:rsid w:val="001B56E0"/>
    <w:rsid w:val="001B585E"/>
    <w:rsid w:val="001B59A4"/>
    <w:rsid w:val="001B63CE"/>
    <w:rsid w:val="001B6489"/>
    <w:rsid w:val="001B6D92"/>
    <w:rsid w:val="001B6E8B"/>
    <w:rsid w:val="001B7186"/>
    <w:rsid w:val="001B7A4D"/>
    <w:rsid w:val="001B7C4F"/>
    <w:rsid w:val="001C0540"/>
    <w:rsid w:val="001C07BA"/>
    <w:rsid w:val="001C0D61"/>
    <w:rsid w:val="001C0DFD"/>
    <w:rsid w:val="001C0EC7"/>
    <w:rsid w:val="001C15CC"/>
    <w:rsid w:val="001C1C67"/>
    <w:rsid w:val="001C1E2F"/>
    <w:rsid w:val="001C1EDD"/>
    <w:rsid w:val="001C21B7"/>
    <w:rsid w:val="001C23D2"/>
    <w:rsid w:val="001C29C7"/>
    <w:rsid w:val="001C2AF4"/>
    <w:rsid w:val="001C34E4"/>
    <w:rsid w:val="001C3E2C"/>
    <w:rsid w:val="001C3E6D"/>
    <w:rsid w:val="001C408B"/>
    <w:rsid w:val="001C41BA"/>
    <w:rsid w:val="001C478F"/>
    <w:rsid w:val="001C5415"/>
    <w:rsid w:val="001C5432"/>
    <w:rsid w:val="001C5ACD"/>
    <w:rsid w:val="001C6096"/>
    <w:rsid w:val="001C635D"/>
    <w:rsid w:val="001C6E87"/>
    <w:rsid w:val="001C73DE"/>
    <w:rsid w:val="001C767F"/>
    <w:rsid w:val="001C7EF4"/>
    <w:rsid w:val="001D04AC"/>
    <w:rsid w:val="001D0564"/>
    <w:rsid w:val="001D060B"/>
    <w:rsid w:val="001D0E7D"/>
    <w:rsid w:val="001D0F97"/>
    <w:rsid w:val="001D121B"/>
    <w:rsid w:val="001D14C0"/>
    <w:rsid w:val="001D1FA7"/>
    <w:rsid w:val="001D2458"/>
    <w:rsid w:val="001D2934"/>
    <w:rsid w:val="001D31EE"/>
    <w:rsid w:val="001D3332"/>
    <w:rsid w:val="001D34AE"/>
    <w:rsid w:val="001D35A0"/>
    <w:rsid w:val="001D38AB"/>
    <w:rsid w:val="001D3A58"/>
    <w:rsid w:val="001D3F38"/>
    <w:rsid w:val="001D42FE"/>
    <w:rsid w:val="001D4875"/>
    <w:rsid w:val="001D4972"/>
    <w:rsid w:val="001D49BB"/>
    <w:rsid w:val="001D4DD8"/>
    <w:rsid w:val="001D59C2"/>
    <w:rsid w:val="001D63DB"/>
    <w:rsid w:val="001D65E4"/>
    <w:rsid w:val="001D6A08"/>
    <w:rsid w:val="001D73F4"/>
    <w:rsid w:val="001D76C0"/>
    <w:rsid w:val="001D77C7"/>
    <w:rsid w:val="001D79CF"/>
    <w:rsid w:val="001E0668"/>
    <w:rsid w:val="001E09D6"/>
    <w:rsid w:val="001E0E53"/>
    <w:rsid w:val="001E0E7F"/>
    <w:rsid w:val="001E1017"/>
    <w:rsid w:val="001E1192"/>
    <w:rsid w:val="001E1365"/>
    <w:rsid w:val="001E1625"/>
    <w:rsid w:val="001E1937"/>
    <w:rsid w:val="001E1CB5"/>
    <w:rsid w:val="001E1DFA"/>
    <w:rsid w:val="001E2156"/>
    <w:rsid w:val="001E2C66"/>
    <w:rsid w:val="001E3117"/>
    <w:rsid w:val="001E3152"/>
    <w:rsid w:val="001E31BB"/>
    <w:rsid w:val="001E3DF0"/>
    <w:rsid w:val="001E3FB0"/>
    <w:rsid w:val="001E4099"/>
    <w:rsid w:val="001E442F"/>
    <w:rsid w:val="001E4484"/>
    <w:rsid w:val="001E4B64"/>
    <w:rsid w:val="001E4C57"/>
    <w:rsid w:val="001E5334"/>
    <w:rsid w:val="001E605E"/>
    <w:rsid w:val="001E68A5"/>
    <w:rsid w:val="001E6A8C"/>
    <w:rsid w:val="001E7CF9"/>
    <w:rsid w:val="001E7F34"/>
    <w:rsid w:val="001F00A3"/>
    <w:rsid w:val="001F0167"/>
    <w:rsid w:val="001F0262"/>
    <w:rsid w:val="001F0A11"/>
    <w:rsid w:val="001F0E27"/>
    <w:rsid w:val="001F0E77"/>
    <w:rsid w:val="001F0F10"/>
    <w:rsid w:val="001F1476"/>
    <w:rsid w:val="001F182C"/>
    <w:rsid w:val="001F1E07"/>
    <w:rsid w:val="001F223F"/>
    <w:rsid w:val="001F29FA"/>
    <w:rsid w:val="001F3608"/>
    <w:rsid w:val="001F3B3A"/>
    <w:rsid w:val="001F3DC3"/>
    <w:rsid w:val="001F411B"/>
    <w:rsid w:val="001F4371"/>
    <w:rsid w:val="001F445F"/>
    <w:rsid w:val="001F4554"/>
    <w:rsid w:val="001F4E8E"/>
    <w:rsid w:val="001F4F52"/>
    <w:rsid w:val="001F532C"/>
    <w:rsid w:val="001F57BC"/>
    <w:rsid w:val="001F5A41"/>
    <w:rsid w:val="001F5DDC"/>
    <w:rsid w:val="001F5F78"/>
    <w:rsid w:val="001F69CA"/>
    <w:rsid w:val="001F71C0"/>
    <w:rsid w:val="001F7464"/>
    <w:rsid w:val="001F787E"/>
    <w:rsid w:val="001F789F"/>
    <w:rsid w:val="001F790E"/>
    <w:rsid w:val="001F7A9C"/>
    <w:rsid w:val="001F7B78"/>
    <w:rsid w:val="00200190"/>
    <w:rsid w:val="0020102E"/>
    <w:rsid w:val="00201160"/>
    <w:rsid w:val="002012A3"/>
    <w:rsid w:val="00201AC7"/>
    <w:rsid w:val="00201ACF"/>
    <w:rsid w:val="00201B43"/>
    <w:rsid w:val="0020241E"/>
    <w:rsid w:val="002029C1"/>
    <w:rsid w:val="00202CCE"/>
    <w:rsid w:val="00202FB7"/>
    <w:rsid w:val="0020336D"/>
    <w:rsid w:val="002040F6"/>
    <w:rsid w:val="002043C0"/>
    <w:rsid w:val="002044E1"/>
    <w:rsid w:val="0020530E"/>
    <w:rsid w:val="002058A2"/>
    <w:rsid w:val="00205D93"/>
    <w:rsid w:val="00205EF1"/>
    <w:rsid w:val="00206D57"/>
    <w:rsid w:val="002076AD"/>
    <w:rsid w:val="00207981"/>
    <w:rsid w:val="00207F57"/>
    <w:rsid w:val="00207F95"/>
    <w:rsid w:val="002105FA"/>
    <w:rsid w:val="0021063A"/>
    <w:rsid w:val="002107D9"/>
    <w:rsid w:val="00210C9A"/>
    <w:rsid w:val="00211045"/>
    <w:rsid w:val="00211214"/>
    <w:rsid w:val="00211245"/>
    <w:rsid w:val="0021175E"/>
    <w:rsid w:val="00211BF0"/>
    <w:rsid w:val="00211E78"/>
    <w:rsid w:val="002121C1"/>
    <w:rsid w:val="0021226A"/>
    <w:rsid w:val="00212DD9"/>
    <w:rsid w:val="00212ED2"/>
    <w:rsid w:val="00213623"/>
    <w:rsid w:val="00213ACF"/>
    <w:rsid w:val="00213C53"/>
    <w:rsid w:val="00213FBA"/>
    <w:rsid w:val="0021414E"/>
    <w:rsid w:val="00214939"/>
    <w:rsid w:val="00214AB4"/>
    <w:rsid w:val="00214AC5"/>
    <w:rsid w:val="00215430"/>
    <w:rsid w:val="00215AC3"/>
    <w:rsid w:val="00215BE4"/>
    <w:rsid w:val="00215F58"/>
    <w:rsid w:val="00220327"/>
    <w:rsid w:val="00220857"/>
    <w:rsid w:val="00220F5A"/>
    <w:rsid w:val="002212EE"/>
    <w:rsid w:val="002214E0"/>
    <w:rsid w:val="00221544"/>
    <w:rsid w:val="00221C62"/>
    <w:rsid w:val="00221F48"/>
    <w:rsid w:val="002221A5"/>
    <w:rsid w:val="00222490"/>
    <w:rsid w:val="002227EE"/>
    <w:rsid w:val="002228E9"/>
    <w:rsid w:val="00222918"/>
    <w:rsid w:val="00223368"/>
    <w:rsid w:val="00223656"/>
    <w:rsid w:val="00223DD0"/>
    <w:rsid w:val="00223DF4"/>
    <w:rsid w:val="0022440D"/>
    <w:rsid w:val="00224599"/>
    <w:rsid w:val="0022461B"/>
    <w:rsid w:val="002252EA"/>
    <w:rsid w:val="00225484"/>
    <w:rsid w:val="0022593B"/>
    <w:rsid w:val="00226C68"/>
    <w:rsid w:val="00226D0E"/>
    <w:rsid w:val="00226EA9"/>
    <w:rsid w:val="0022713D"/>
    <w:rsid w:val="002274F4"/>
    <w:rsid w:val="002279D0"/>
    <w:rsid w:val="00227C39"/>
    <w:rsid w:val="0023017C"/>
    <w:rsid w:val="0023050B"/>
    <w:rsid w:val="00230E63"/>
    <w:rsid w:val="0023135D"/>
    <w:rsid w:val="0023174A"/>
    <w:rsid w:val="00231D16"/>
    <w:rsid w:val="0023211B"/>
    <w:rsid w:val="00232631"/>
    <w:rsid w:val="00232D90"/>
    <w:rsid w:val="00232E74"/>
    <w:rsid w:val="00232F29"/>
    <w:rsid w:val="00232F77"/>
    <w:rsid w:val="00233230"/>
    <w:rsid w:val="002335CB"/>
    <w:rsid w:val="0023360B"/>
    <w:rsid w:val="00233641"/>
    <w:rsid w:val="00233771"/>
    <w:rsid w:val="002338BB"/>
    <w:rsid w:val="00233B47"/>
    <w:rsid w:val="00233CC4"/>
    <w:rsid w:val="00234562"/>
    <w:rsid w:val="00234BEE"/>
    <w:rsid w:val="00234CEF"/>
    <w:rsid w:val="00234E13"/>
    <w:rsid w:val="00234E72"/>
    <w:rsid w:val="00235347"/>
    <w:rsid w:val="00235810"/>
    <w:rsid w:val="002363DD"/>
    <w:rsid w:val="0023658B"/>
    <w:rsid w:val="00236B3E"/>
    <w:rsid w:val="00236E0D"/>
    <w:rsid w:val="002379FD"/>
    <w:rsid w:val="00237F02"/>
    <w:rsid w:val="002401B1"/>
    <w:rsid w:val="0024049F"/>
    <w:rsid w:val="002405AB"/>
    <w:rsid w:val="0024073E"/>
    <w:rsid w:val="00240751"/>
    <w:rsid w:val="00240DDF"/>
    <w:rsid w:val="00240E47"/>
    <w:rsid w:val="002413AF"/>
    <w:rsid w:val="00241DD2"/>
    <w:rsid w:val="0024271E"/>
    <w:rsid w:val="00242E4E"/>
    <w:rsid w:val="00243020"/>
    <w:rsid w:val="002430B2"/>
    <w:rsid w:val="00244350"/>
    <w:rsid w:val="00244C9F"/>
    <w:rsid w:val="00245D0F"/>
    <w:rsid w:val="00245D3B"/>
    <w:rsid w:val="00246020"/>
    <w:rsid w:val="00246D4B"/>
    <w:rsid w:val="00246D63"/>
    <w:rsid w:val="00246D6E"/>
    <w:rsid w:val="00246FD6"/>
    <w:rsid w:val="002474DA"/>
    <w:rsid w:val="00247539"/>
    <w:rsid w:val="002478B8"/>
    <w:rsid w:val="00247A7D"/>
    <w:rsid w:val="00247C2E"/>
    <w:rsid w:val="00250129"/>
    <w:rsid w:val="002502BA"/>
    <w:rsid w:val="00250E1A"/>
    <w:rsid w:val="002511AE"/>
    <w:rsid w:val="00251D5C"/>
    <w:rsid w:val="0025210D"/>
    <w:rsid w:val="00252ED2"/>
    <w:rsid w:val="00252F4A"/>
    <w:rsid w:val="002538D2"/>
    <w:rsid w:val="00253A9D"/>
    <w:rsid w:val="00253D97"/>
    <w:rsid w:val="002544FA"/>
    <w:rsid w:val="00254BE0"/>
    <w:rsid w:val="002554C2"/>
    <w:rsid w:val="00255C1E"/>
    <w:rsid w:val="00256053"/>
    <w:rsid w:val="00256B58"/>
    <w:rsid w:val="00256D2F"/>
    <w:rsid w:val="00257177"/>
    <w:rsid w:val="002574E0"/>
    <w:rsid w:val="00257617"/>
    <w:rsid w:val="00257C21"/>
    <w:rsid w:val="00257F23"/>
    <w:rsid w:val="00260E70"/>
    <w:rsid w:val="00260FBE"/>
    <w:rsid w:val="0026107A"/>
    <w:rsid w:val="002610A7"/>
    <w:rsid w:val="00261334"/>
    <w:rsid w:val="0026171F"/>
    <w:rsid w:val="00261753"/>
    <w:rsid w:val="00261B1A"/>
    <w:rsid w:val="00261B61"/>
    <w:rsid w:val="00261C10"/>
    <w:rsid w:val="00261F28"/>
    <w:rsid w:val="0026207A"/>
    <w:rsid w:val="002620BC"/>
    <w:rsid w:val="002625A5"/>
    <w:rsid w:val="002628F9"/>
    <w:rsid w:val="002629FD"/>
    <w:rsid w:val="00262E1B"/>
    <w:rsid w:val="002638F1"/>
    <w:rsid w:val="00263B06"/>
    <w:rsid w:val="00263FBC"/>
    <w:rsid w:val="0026435A"/>
    <w:rsid w:val="0026449C"/>
    <w:rsid w:val="002644EA"/>
    <w:rsid w:val="00264556"/>
    <w:rsid w:val="002647A4"/>
    <w:rsid w:val="002647F0"/>
    <w:rsid w:val="00264ABD"/>
    <w:rsid w:val="0026505E"/>
    <w:rsid w:val="00265278"/>
    <w:rsid w:val="002652D9"/>
    <w:rsid w:val="0026582B"/>
    <w:rsid w:val="00265AD9"/>
    <w:rsid w:val="00266193"/>
    <w:rsid w:val="002664CE"/>
    <w:rsid w:val="002669EF"/>
    <w:rsid w:val="00266B6C"/>
    <w:rsid w:val="00266B8B"/>
    <w:rsid w:val="00267503"/>
    <w:rsid w:val="0026766A"/>
    <w:rsid w:val="00267868"/>
    <w:rsid w:val="002678A8"/>
    <w:rsid w:val="002679F8"/>
    <w:rsid w:val="00267DBD"/>
    <w:rsid w:val="002700A1"/>
    <w:rsid w:val="0027059A"/>
    <w:rsid w:val="00271017"/>
    <w:rsid w:val="00271446"/>
    <w:rsid w:val="00271600"/>
    <w:rsid w:val="0027190E"/>
    <w:rsid w:val="00271D44"/>
    <w:rsid w:val="002721B8"/>
    <w:rsid w:val="00272354"/>
    <w:rsid w:val="00272C7F"/>
    <w:rsid w:val="00273483"/>
    <w:rsid w:val="00273744"/>
    <w:rsid w:val="00273772"/>
    <w:rsid w:val="002738D1"/>
    <w:rsid w:val="00273E1E"/>
    <w:rsid w:val="002745DE"/>
    <w:rsid w:val="00274EBC"/>
    <w:rsid w:val="002754AA"/>
    <w:rsid w:val="00275710"/>
    <w:rsid w:val="00275B50"/>
    <w:rsid w:val="00275BB0"/>
    <w:rsid w:val="00275C9A"/>
    <w:rsid w:val="00275EF7"/>
    <w:rsid w:val="002764A2"/>
    <w:rsid w:val="002766BC"/>
    <w:rsid w:val="00276858"/>
    <w:rsid w:val="00276EBA"/>
    <w:rsid w:val="00277383"/>
    <w:rsid w:val="00277782"/>
    <w:rsid w:val="00277893"/>
    <w:rsid w:val="00277E06"/>
    <w:rsid w:val="00277FB5"/>
    <w:rsid w:val="002801D4"/>
    <w:rsid w:val="002805DF"/>
    <w:rsid w:val="002814E4"/>
    <w:rsid w:val="00281CFC"/>
    <w:rsid w:val="00281EF7"/>
    <w:rsid w:val="002820B5"/>
    <w:rsid w:val="002822C7"/>
    <w:rsid w:val="0028234D"/>
    <w:rsid w:val="00282899"/>
    <w:rsid w:val="002831D0"/>
    <w:rsid w:val="00283568"/>
    <w:rsid w:val="00283702"/>
    <w:rsid w:val="00283929"/>
    <w:rsid w:val="00283A07"/>
    <w:rsid w:val="00283ED4"/>
    <w:rsid w:val="00283F59"/>
    <w:rsid w:val="00284145"/>
    <w:rsid w:val="00284924"/>
    <w:rsid w:val="00284F36"/>
    <w:rsid w:val="00285483"/>
    <w:rsid w:val="00285704"/>
    <w:rsid w:val="00285B61"/>
    <w:rsid w:val="00285D4B"/>
    <w:rsid w:val="002861F1"/>
    <w:rsid w:val="00286CF9"/>
    <w:rsid w:val="002877CC"/>
    <w:rsid w:val="0028781E"/>
    <w:rsid w:val="00287A81"/>
    <w:rsid w:val="00287AB8"/>
    <w:rsid w:val="002901B6"/>
    <w:rsid w:val="002902CE"/>
    <w:rsid w:val="00290C79"/>
    <w:rsid w:val="002917F6"/>
    <w:rsid w:val="00291C06"/>
    <w:rsid w:val="00291E69"/>
    <w:rsid w:val="002925E1"/>
    <w:rsid w:val="002935B2"/>
    <w:rsid w:val="00294315"/>
    <w:rsid w:val="002945D9"/>
    <w:rsid w:val="00294655"/>
    <w:rsid w:val="00294934"/>
    <w:rsid w:val="002949DC"/>
    <w:rsid w:val="00294C0A"/>
    <w:rsid w:val="002950C9"/>
    <w:rsid w:val="00295585"/>
    <w:rsid w:val="0029559E"/>
    <w:rsid w:val="002958CC"/>
    <w:rsid w:val="002959B3"/>
    <w:rsid w:val="00295A57"/>
    <w:rsid w:val="00295AFE"/>
    <w:rsid w:val="00296018"/>
    <w:rsid w:val="00296212"/>
    <w:rsid w:val="00296486"/>
    <w:rsid w:val="0029671C"/>
    <w:rsid w:val="00296AA3"/>
    <w:rsid w:val="00296B1E"/>
    <w:rsid w:val="00296BA0"/>
    <w:rsid w:val="00296F80"/>
    <w:rsid w:val="00297477"/>
    <w:rsid w:val="00297B43"/>
    <w:rsid w:val="00297F78"/>
    <w:rsid w:val="002A0C7A"/>
    <w:rsid w:val="002A0E9D"/>
    <w:rsid w:val="002A0FE9"/>
    <w:rsid w:val="002A18AE"/>
    <w:rsid w:val="002A1953"/>
    <w:rsid w:val="002A2031"/>
    <w:rsid w:val="002A2117"/>
    <w:rsid w:val="002A2152"/>
    <w:rsid w:val="002A2A51"/>
    <w:rsid w:val="002A2BA8"/>
    <w:rsid w:val="002A2E9D"/>
    <w:rsid w:val="002A2F1A"/>
    <w:rsid w:val="002A2F84"/>
    <w:rsid w:val="002A314D"/>
    <w:rsid w:val="002A31F8"/>
    <w:rsid w:val="002A333E"/>
    <w:rsid w:val="002A40A2"/>
    <w:rsid w:val="002A44C0"/>
    <w:rsid w:val="002A5A2C"/>
    <w:rsid w:val="002A5B05"/>
    <w:rsid w:val="002A5BE6"/>
    <w:rsid w:val="002A5D5A"/>
    <w:rsid w:val="002A6164"/>
    <w:rsid w:val="002A65C4"/>
    <w:rsid w:val="002A704D"/>
    <w:rsid w:val="002A71C9"/>
    <w:rsid w:val="002A754C"/>
    <w:rsid w:val="002A757D"/>
    <w:rsid w:val="002A7B52"/>
    <w:rsid w:val="002B012D"/>
    <w:rsid w:val="002B013D"/>
    <w:rsid w:val="002B056F"/>
    <w:rsid w:val="002B082F"/>
    <w:rsid w:val="002B1706"/>
    <w:rsid w:val="002B1967"/>
    <w:rsid w:val="002B1971"/>
    <w:rsid w:val="002B1F4E"/>
    <w:rsid w:val="002B239A"/>
    <w:rsid w:val="002B288C"/>
    <w:rsid w:val="002B2CF7"/>
    <w:rsid w:val="002B3222"/>
    <w:rsid w:val="002B333E"/>
    <w:rsid w:val="002B3626"/>
    <w:rsid w:val="002B385A"/>
    <w:rsid w:val="002B38DE"/>
    <w:rsid w:val="002B3B8C"/>
    <w:rsid w:val="002B418C"/>
    <w:rsid w:val="002B42A6"/>
    <w:rsid w:val="002B45A9"/>
    <w:rsid w:val="002B46B8"/>
    <w:rsid w:val="002B4932"/>
    <w:rsid w:val="002B4D56"/>
    <w:rsid w:val="002B539A"/>
    <w:rsid w:val="002B54F3"/>
    <w:rsid w:val="002B56BC"/>
    <w:rsid w:val="002B5D12"/>
    <w:rsid w:val="002B5DF3"/>
    <w:rsid w:val="002B60F2"/>
    <w:rsid w:val="002B64DE"/>
    <w:rsid w:val="002B6B49"/>
    <w:rsid w:val="002B74D7"/>
    <w:rsid w:val="002B75DC"/>
    <w:rsid w:val="002B7B55"/>
    <w:rsid w:val="002B7ED5"/>
    <w:rsid w:val="002B7F0A"/>
    <w:rsid w:val="002B7F3B"/>
    <w:rsid w:val="002C07B2"/>
    <w:rsid w:val="002C0C89"/>
    <w:rsid w:val="002C150D"/>
    <w:rsid w:val="002C1AFE"/>
    <w:rsid w:val="002C1DF7"/>
    <w:rsid w:val="002C2632"/>
    <w:rsid w:val="002C2C4F"/>
    <w:rsid w:val="002C2C8B"/>
    <w:rsid w:val="002C3408"/>
    <w:rsid w:val="002C3771"/>
    <w:rsid w:val="002C37DC"/>
    <w:rsid w:val="002C42AC"/>
    <w:rsid w:val="002C465B"/>
    <w:rsid w:val="002C49DD"/>
    <w:rsid w:val="002C5214"/>
    <w:rsid w:val="002C56C2"/>
    <w:rsid w:val="002C6207"/>
    <w:rsid w:val="002C6B77"/>
    <w:rsid w:val="002C6B97"/>
    <w:rsid w:val="002C7A91"/>
    <w:rsid w:val="002D0068"/>
    <w:rsid w:val="002D012D"/>
    <w:rsid w:val="002D03BC"/>
    <w:rsid w:val="002D0637"/>
    <w:rsid w:val="002D0A41"/>
    <w:rsid w:val="002D0AD0"/>
    <w:rsid w:val="002D0F41"/>
    <w:rsid w:val="002D0F49"/>
    <w:rsid w:val="002D120B"/>
    <w:rsid w:val="002D1942"/>
    <w:rsid w:val="002D1BBE"/>
    <w:rsid w:val="002D1DD5"/>
    <w:rsid w:val="002D28E8"/>
    <w:rsid w:val="002D2C10"/>
    <w:rsid w:val="002D30A1"/>
    <w:rsid w:val="002D33F6"/>
    <w:rsid w:val="002D34B9"/>
    <w:rsid w:val="002D35B2"/>
    <w:rsid w:val="002D3AA7"/>
    <w:rsid w:val="002D4152"/>
    <w:rsid w:val="002D461B"/>
    <w:rsid w:val="002D49D1"/>
    <w:rsid w:val="002D5134"/>
    <w:rsid w:val="002D51C7"/>
    <w:rsid w:val="002D572C"/>
    <w:rsid w:val="002D60BD"/>
    <w:rsid w:val="002D6206"/>
    <w:rsid w:val="002D65D4"/>
    <w:rsid w:val="002D67FC"/>
    <w:rsid w:val="002D7397"/>
    <w:rsid w:val="002D76D0"/>
    <w:rsid w:val="002E0AEC"/>
    <w:rsid w:val="002E0BAD"/>
    <w:rsid w:val="002E0FAE"/>
    <w:rsid w:val="002E110B"/>
    <w:rsid w:val="002E1154"/>
    <w:rsid w:val="002E136A"/>
    <w:rsid w:val="002E176F"/>
    <w:rsid w:val="002E1DAE"/>
    <w:rsid w:val="002E1EDC"/>
    <w:rsid w:val="002E23B9"/>
    <w:rsid w:val="002E259E"/>
    <w:rsid w:val="002E2792"/>
    <w:rsid w:val="002E27AC"/>
    <w:rsid w:val="002E2D3D"/>
    <w:rsid w:val="002E2E24"/>
    <w:rsid w:val="002E307F"/>
    <w:rsid w:val="002E31A6"/>
    <w:rsid w:val="002E31E4"/>
    <w:rsid w:val="002E36D4"/>
    <w:rsid w:val="002E37D9"/>
    <w:rsid w:val="002E3DD1"/>
    <w:rsid w:val="002E43F0"/>
    <w:rsid w:val="002E44C7"/>
    <w:rsid w:val="002E4577"/>
    <w:rsid w:val="002E4865"/>
    <w:rsid w:val="002E4D77"/>
    <w:rsid w:val="002E4E67"/>
    <w:rsid w:val="002E4FDE"/>
    <w:rsid w:val="002E529A"/>
    <w:rsid w:val="002E7157"/>
    <w:rsid w:val="002E7460"/>
    <w:rsid w:val="002E74AE"/>
    <w:rsid w:val="002E772A"/>
    <w:rsid w:val="002E7A1E"/>
    <w:rsid w:val="002F0753"/>
    <w:rsid w:val="002F0C44"/>
    <w:rsid w:val="002F106E"/>
    <w:rsid w:val="002F112D"/>
    <w:rsid w:val="002F1CDD"/>
    <w:rsid w:val="002F1E49"/>
    <w:rsid w:val="002F20B8"/>
    <w:rsid w:val="002F2350"/>
    <w:rsid w:val="002F253A"/>
    <w:rsid w:val="002F2B67"/>
    <w:rsid w:val="002F2D5A"/>
    <w:rsid w:val="002F2D92"/>
    <w:rsid w:val="002F373B"/>
    <w:rsid w:val="002F37BB"/>
    <w:rsid w:val="002F38C6"/>
    <w:rsid w:val="002F3B37"/>
    <w:rsid w:val="002F3B81"/>
    <w:rsid w:val="002F3FAA"/>
    <w:rsid w:val="002F414D"/>
    <w:rsid w:val="002F4AC8"/>
    <w:rsid w:val="002F4CCB"/>
    <w:rsid w:val="002F4E96"/>
    <w:rsid w:val="002F543E"/>
    <w:rsid w:val="002F562C"/>
    <w:rsid w:val="002F59CE"/>
    <w:rsid w:val="002F5C4B"/>
    <w:rsid w:val="002F605C"/>
    <w:rsid w:val="002F68DA"/>
    <w:rsid w:val="002F6DD4"/>
    <w:rsid w:val="002F6EB8"/>
    <w:rsid w:val="002F6ECC"/>
    <w:rsid w:val="002F6F84"/>
    <w:rsid w:val="002F7239"/>
    <w:rsid w:val="002F7628"/>
    <w:rsid w:val="002F78F6"/>
    <w:rsid w:val="002F7957"/>
    <w:rsid w:val="002F7F6B"/>
    <w:rsid w:val="002F7FD0"/>
    <w:rsid w:val="00300031"/>
    <w:rsid w:val="00300DCE"/>
    <w:rsid w:val="00300E3D"/>
    <w:rsid w:val="00301283"/>
    <w:rsid w:val="00301812"/>
    <w:rsid w:val="00301D64"/>
    <w:rsid w:val="00302271"/>
    <w:rsid w:val="00302827"/>
    <w:rsid w:val="00302F27"/>
    <w:rsid w:val="00303182"/>
    <w:rsid w:val="0030356E"/>
    <w:rsid w:val="00303657"/>
    <w:rsid w:val="00303A88"/>
    <w:rsid w:val="00303C5D"/>
    <w:rsid w:val="0030418E"/>
    <w:rsid w:val="003043F9"/>
    <w:rsid w:val="0030498C"/>
    <w:rsid w:val="00304FE6"/>
    <w:rsid w:val="003050E3"/>
    <w:rsid w:val="003051A3"/>
    <w:rsid w:val="00305297"/>
    <w:rsid w:val="003052EF"/>
    <w:rsid w:val="00305381"/>
    <w:rsid w:val="0030575B"/>
    <w:rsid w:val="00305842"/>
    <w:rsid w:val="00305BFC"/>
    <w:rsid w:val="00305E24"/>
    <w:rsid w:val="00306084"/>
    <w:rsid w:val="00306371"/>
    <w:rsid w:val="003065EB"/>
    <w:rsid w:val="003066C9"/>
    <w:rsid w:val="00306AA4"/>
    <w:rsid w:val="00306ECC"/>
    <w:rsid w:val="00307C54"/>
    <w:rsid w:val="00307F79"/>
    <w:rsid w:val="00307FD3"/>
    <w:rsid w:val="0031065C"/>
    <w:rsid w:val="00310725"/>
    <w:rsid w:val="0031083A"/>
    <w:rsid w:val="00310A56"/>
    <w:rsid w:val="00310B05"/>
    <w:rsid w:val="0031140B"/>
    <w:rsid w:val="00311927"/>
    <w:rsid w:val="00311BB0"/>
    <w:rsid w:val="00311CFF"/>
    <w:rsid w:val="0031232D"/>
    <w:rsid w:val="003123D5"/>
    <w:rsid w:val="00312FD6"/>
    <w:rsid w:val="003147C6"/>
    <w:rsid w:val="003150DA"/>
    <w:rsid w:val="00315469"/>
    <w:rsid w:val="0031546F"/>
    <w:rsid w:val="0031560D"/>
    <w:rsid w:val="00315D0B"/>
    <w:rsid w:val="0031608E"/>
    <w:rsid w:val="003160AE"/>
    <w:rsid w:val="003166EE"/>
    <w:rsid w:val="00316F11"/>
    <w:rsid w:val="00317A20"/>
    <w:rsid w:val="003202F0"/>
    <w:rsid w:val="0032033C"/>
    <w:rsid w:val="00320616"/>
    <w:rsid w:val="00320DCF"/>
    <w:rsid w:val="00320E6E"/>
    <w:rsid w:val="0032135B"/>
    <w:rsid w:val="0032136E"/>
    <w:rsid w:val="0032137E"/>
    <w:rsid w:val="003217DA"/>
    <w:rsid w:val="00321DAE"/>
    <w:rsid w:val="00321E68"/>
    <w:rsid w:val="0032263B"/>
    <w:rsid w:val="00322E09"/>
    <w:rsid w:val="00322EAA"/>
    <w:rsid w:val="00323281"/>
    <w:rsid w:val="00323298"/>
    <w:rsid w:val="00323926"/>
    <w:rsid w:val="00323B23"/>
    <w:rsid w:val="00324488"/>
    <w:rsid w:val="0032458F"/>
    <w:rsid w:val="0032459A"/>
    <w:rsid w:val="0032547C"/>
    <w:rsid w:val="00325AEA"/>
    <w:rsid w:val="00325F26"/>
    <w:rsid w:val="00325F40"/>
    <w:rsid w:val="003261B3"/>
    <w:rsid w:val="003268AF"/>
    <w:rsid w:val="00326915"/>
    <w:rsid w:val="00326FE3"/>
    <w:rsid w:val="00326FF2"/>
    <w:rsid w:val="00327287"/>
    <w:rsid w:val="0032740C"/>
    <w:rsid w:val="0032799E"/>
    <w:rsid w:val="00327C05"/>
    <w:rsid w:val="00327E77"/>
    <w:rsid w:val="00327EE2"/>
    <w:rsid w:val="00330D4D"/>
    <w:rsid w:val="00331276"/>
    <w:rsid w:val="00331EE5"/>
    <w:rsid w:val="003322A4"/>
    <w:rsid w:val="00332379"/>
    <w:rsid w:val="00332730"/>
    <w:rsid w:val="00332781"/>
    <w:rsid w:val="00332929"/>
    <w:rsid w:val="00332F11"/>
    <w:rsid w:val="0033320E"/>
    <w:rsid w:val="0033369E"/>
    <w:rsid w:val="0033393C"/>
    <w:rsid w:val="00334675"/>
    <w:rsid w:val="00334BBF"/>
    <w:rsid w:val="0033551B"/>
    <w:rsid w:val="00335BDA"/>
    <w:rsid w:val="0033618F"/>
    <w:rsid w:val="003368E0"/>
    <w:rsid w:val="00336DF7"/>
    <w:rsid w:val="00336EBE"/>
    <w:rsid w:val="003373A7"/>
    <w:rsid w:val="003373B3"/>
    <w:rsid w:val="003379A1"/>
    <w:rsid w:val="003379E4"/>
    <w:rsid w:val="00337EFB"/>
    <w:rsid w:val="00340236"/>
    <w:rsid w:val="00340C2D"/>
    <w:rsid w:val="00340CB0"/>
    <w:rsid w:val="00340CC9"/>
    <w:rsid w:val="003410C1"/>
    <w:rsid w:val="00341B3E"/>
    <w:rsid w:val="00344BDC"/>
    <w:rsid w:val="003453DF"/>
    <w:rsid w:val="0034549D"/>
    <w:rsid w:val="0034561E"/>
    <w:rsid w:val="003458C6"/>
    <w:rsid w:val="00345BE1"/>
    <w:rsid w:val="0034614B"/>
    <w:rsid w:val="0034646F"/>
    <w:rsid w:val="00347993"/>
    <w:rsid w:val="00347B1F"/>
    <w:rsid w:val="0035007B"/>
    <w:rsid w:val="00350375"/>
    <w:rsid w:val="0035099A"/>
    <w:rsid w:val="0035127A"/>
    <w:rsid w:val="0035144B"/>
    <w:rsid w:val="003514CC"/>
    <w:rsid w:val="00351569"/>
    <w:rsid w:val="00351C6D"/>
    <w:rsid w:val="00351CC5"/>
    <w:rsid w:val="003530F1"/>
    <w:rsid w:val="00353253"/>
    <w:rsid w:val="00353419"/>
    <w:rsid w:val="0035344B"/>
    <w:rsid w:val="003535D6"/>
    <w:rsid w:val="0035386D"/>
    <w:rsid w:val="00353AF9"/>
    <w:rsid w:val="00353C60"/>
    <w:rsid w:val="00355172"/>
    <w:rsid w:val="0035542C"/>
    <w:rsid w:val="003561D7"/>
    <w:rsid w:val="003563E4"/>
    <w:rsid w:val="003564D5"/>
    <w:rsid w:val="0035657F"/>
    <w:rsid w:val="00356CEC"/>
    <w:rsid w:val="00357634"/>
    <w:rsid w:val="003579DD"/>
    <w:rsid w:val="00357B4A"/>
    <w:rsid w:val="003601C4"/>
    <w:rsid w:val="00360629"/>
    <w:rsid w:val="003607C7"/>
    <w:rsid w:val="00360806"/>
    <w:rsid w:val="00360EC4"/>
    <w:rsid w:val="003617D8"/>
    <w:rsid w:val="00361B54"/>
    <w:rsid w:val="003621A3"/>
    <w:rsid w:val="00362413"/>
    <w:rsid w:val="0036276B"/>
    <w:rsid w:val="00362996"/>
    <w:rsid w:val="003629CC"/>
    <w:rsid w:val="00362A33"/>
    <w:rsid w:val="00362DEE"/>
    <w:rsid w:val="003631BA"/>
    <w:rsid w:val="00363BBF"/>
    <w:rsid w:val="0036546E"/>
    <w:rsid w:val="003657E9"/>
    <w:rsid w:val="00365963"/>
    <w:rsid w:val="00365A48"/>
    <w:rsid w:val="00365AF5"/>
    <w:rsid w:val="003669E0"/>
    <w:rsid w:val="00367BE2"/>
    <w:rsid w:val="00367D17"/>
    <w:rsid w:val="0037072C"/>
    <w:rsid w:val="00370A28"/>
    <w:rsid w:val="00370C15"/>
    <w:rsid w:val="0037126E"/>
    <w:rsid w:val="003712F0"/>
    <w:rsid w:val="00371740"/>
    <w:rsid w:val="00371852"/>
    <w:rsid w:val="00371B39"/>
    <w:rsid w:val="00371E19"/>
    <w:rsid w:val="0037247E"/>
    <w:rsid w:val="00372495"/>
    <w:rsid w:val="0037251B"/>
    <w:rsid w:val="00372661"/>
    <w:rsid w:val="003729EF"/>
    <w:rsid w:val="00372C31"/>
    <w:rsid w:val="00372ED8"/>
    <w:rsid w:val="00373411"/>
    <w:rsid w:val="00373516"/>
    <w:rsid w:val="0037379B"/>
    <w:rsid w:val="003753FA"/>
    <w:rsid w:val="00375564"/>
    <w:rsid w:val="00375AE1"/>
    <w:rsid w:val="00375EB2"/>
    <w:rsid w:val="00375FE9"/>
    <w:rsid w:val="00376D2A"/>
    <w:rsid w:val="00376DEE"/>
    <w:rsid w:val="003803A0"/>
    <w:rsid w:val="0038138B"/>
    <w:rsid w:val="003816C2"/>
    <w:rsid w:val="00381CA3"/>
    <w:rsid w:val="00381DCC"/>
    <w:rsid w:val="00382129"/>
    <w:rsid w:val="003823A5"/>
    <w:rsid w:val="00382B73"/>
    <w:rsid w:val="003831D9"/>
    <w:rsid w:val="00383245"/>
    <w:rsid w:val="0038394C"/>
    <w:rsid w:val="00383BD0"/>
    <w:rsid w:val="0038454E"/>
    <w:rsid w:val="003847FD"/>
    <w:rsid w:val="003848DC"/>
    <w:rsid w:val="00384B02"/>
    <w:rsid w:val="00384D93"/>
    <w:rsid w:val="00384E02"/>
    <w:rsid w:val="00384E1C"/>
    <w:rsid w:val="00384E8C"/>
    <w:rsid w:val="00384F5C"/>
    <w:rsid w:val="00385012"/>
    <w:rsid w:val="00385349"/>
    <w:rsid w:val="0038623C"/>
    <w:rsid w:val="0038629F"/>
    <w:rsid w:val="003868FB"/>
    <w:rsid w:val="00386F38"/>
    <w:rsid w:val="0038718E"/>
    <w:rsid w:val="00387389"/>
    <w:rsid w:val="003874D7"/>
    <w:rsid w:val="003879DB"/>
    <w:rsid w:val="00387E72"/>
    <w:rsid w:val="00390849"/>
    <w:rsid w:val="00390881"/>
    <w:rsid w:val="00390900"/>
    <w:rsid w:val="00390A56"/>
    <w:rsid w:val="00390A57"/>
    <w:rsid w:val="00390B31"/>
    <w:rsid w:val="00390C9B"/>
    <w:rsid w:val="003913AA"/>
    <w:rsid w:val="0039159C"/>
    <w:rsid w:val="00391E49"/>
    <w:rsid w:val="00391E61"/>
    <w:rsid w:val="00391F28"/>
    <w:rsid w:val="00392083"/>
    <w:rsid w:val="003925C0"/>
    <w:rsid w:val="0039284E"/>
    <w:rsid w:val="00392A32"/>
    <w:rsid w:val="00393736"/>
    <w:rsid w:val="00393B04"/>
    <w:rsid w:val="003940C7"/>
    <w:rsid w:val="0039439F"/>
    <w:rsid w:val="003949C6"/>
    <w:rsid w:val="00394D03"/>
    <w:rsid w:val="0039511C"/>
    <w:rsid w:val="0039527D"/>
    <w:rsid w:val="00395584"/>
    <w:rsid w:val="003959E7"/>
    <w:rsid w:val="00395C45"/>
    <w:rsid w:val="00396D69"/>
    <w:rsid w:val="0039724B"/>
    <w:rsid w:val="00397CE9"/>
    <w:rsid w:val="003A01B0"/>
    <w:rsid w:val="003A0328"/>
    <w:rsid w:val="003A0884"/>
    <w:rsid w:val="003A0919"/>
    <w:rsid w:val="003A1679"/>
    <w:rsid w:val="003A1B22"/>
    <w:rsid w:val="003A1C8C"/>
    <w:rsid w:val="003A1DF1"/>
    <w:rsid w:val="003A207A"/>
    <w:rsid w:val="003A21AA"/>
    <w:rsid w:val="003A242B"/>
    <w:rsid w:val="003A263B"/>
    <w:rsid w:val="003A2641"/>
    <w:rsid w:val="003A2FE1"/>
    <w:rsid w:val="003A30A7"/>
    <w:rsid w:val="003A32F3"/>
    <w:rsid w:val="003A33ED"/>
    <w:rsid w:val="003A3674"/>
    <w:rsid w:val="003A36D3"/>
    <w:rsid w:val="003A36FE"/>
    <w:rsid w:val="003A3D6F"/>
    <w:rsid w:val="003A3DF7"/>
    <w:rsid w:val="003A3E7B"/>
    <w:rsid w:val="003A4093"/>
    <w:rsid w:val="003A43AE"/>
    <w:rsid w:val="003A45EA"/>
    <w:rsid w:val="003A4BCB"/>
    <w:rsid w:val="003A4C17"/>
    <w:rsid w:val="003A4C1C"/>
    <w:rsid w:val="003A5111"/>
    <w:rsid w:val="003A5648"/>
    <w:rsid w:val="003A5A71"/>
    <w:rsid w:val="003A5DB6"/>
    <w:rsid w:val="003A6B8E"/>
    <w:rsid w:val="003A6ED4"/>
    <w:rsid w:val="003A71C6"/>
    <w:rsid w:val="003A72D5"/>
    <w:rsid w:val="003A77CE"/>
    <w:rsid w:val="003A788C"/>
    <w:rsid w:val="003A7FD2"/>
    <w:rsid w:val="003B06F7"/>
    <w:rsid w:val="003B0ABE"/>
    <w:rsid w:val="003B0F32"/>
    <w:rsid w:val="003B15A0"/>
    <w:rsid w:val="003B1D60"/>
    <w:rsid w:val="003B2155"/>
    <w:rsid w:val="003B22F0"/>
    <w:rsid w:val="003B29B2"/>
    <w:rsid w:val="003B2A01"/>
    <w:rsid w:val="003B2EBB"/>
    <w:rsid w:val="003B2FE9"/>
    <w:rsid w:val="003B3110"/>
    <w:rsid w:val="003B3116"/>
    <w:rsid w:val="003B36D0"/>
    <w:rsid w:val="003B4573"/>
    <w:rsid w:val="003B45E4"/>
    <w:rsid w:val="003B4B4B"/>
    <w:rsid w:val="003B4D5A"/>
    <w:rsid w:val="003B4E04"/>
    <w:rsid w:val="003B51A4"/>
    <w:rsid w:val="003B5A24"/>
    <w:rsid w:val="003B5AD6"/>
    <w:rsid w:val="003B5EDA"/>
    <w:rsid w:val="003B6164"/>
    <w:rsid w:val="003B6834"/>
    <w:rsid w:val="003B6B18"/>
    <w:rsid w:val="003B6DF2"/>
    <w:rsid w:val="003B6FAB"/>
    <w:rsid w:val="003B6FE5"/>
    <w:rsid w:val="003B7264"/>
    <w:rsid w:val="003B74A3"/>
    <w:rsid w:val="003C016E"/>
    <w:rsid w:val="003C06AF"/>
    <w:rsid w:val="003C09E4"/>
    <w:rsid w:val="003C10C5"/>
    <w:rsid w:val="003C152C"/>
    <w:rsid w:val="003C1728"/>
    <w:rsid w:val="003C2313"/>
    <w:rsid w:val="003C2AA3"/>
    <w:rsid w:val="003C300F"/>
    <w:rsid w:val="003C3108"/>
    <w:rsid w:val="003C3C90"/>
    <w:rsid w:val="003C3D4B"/>
    <w:rsid w:val="003C4B44"/>
    <w:rsid w:val="003C4E3F"/>
    <w:rsid w:val="003C4FFF"/>
    <w:rsid w:val="003C554A"/>
    <w:rsid w:val="003C5CB4"/>
    <w:rsid w:val="003C64F0"/>
    <w:rsid w:val="003C67DE"/>
    <w:rsid w:val="003C7567"/>
    <w:rsid w:val="003C756E"/>
    <w:rsid w:val="003C769A"/>
    <w:rsid w:val="003D00E9"/>
    <w:rsid w:val="003D018A"/>
    <w:rsid w:val="003D0456"/>
    <w:rsid w:val="003D1108"/>
    <w:rsid w:val="003D213B"/>
    <w:rsid w:val="003D23C1"/>
    <w:rsid w:val="003D27D0"/>
    <w:rsid w:val="003D3726"/>
    <w:rsid w:val="003D37C2"/>
    <w:rsid w:val="003D3A39"/>
    <w:rsid w:val="003D3DFE"/>
    <w:rsid w:val="003D3E5C"/>
    <w:rsid w:val="003D43C2"/>
    <w:rsid w:val="003D4419"/>
    <w:rsid w:val="003D49C3"/>
    <w:rsid w:val="003D4B07"/>
    <w:rsid w:val="003D507F"/>
    <w:rsid w:val="003D5130"/>
    <w:rsid w:val="003D5408"/>
    <w:rsid w:val="003D5ABE"/>
    <w:rsid w:val="003D5E15"/>
    <w:rsid w:val="003D6464"/>
    <w:rsid w:val="003D6655"/>
    <w:rsid w:val="003D730A"/>
    <w:rsid w:val="003D79DD"/>
    <w:rsid w:val="003D7F2F"/>
    <w:rsid w:val="003E0253"/>
    <w:rsid w:val="003E0749"/>
    <w:rsid w:val="003E0907"/>
    <w:rsid w:val="003E11FD"/>
    <w:rsid w:val="003E2402"/>
    <w:rsid w:val="003E3111"/>
    <w:rsid w:val="003E350D"/>
    <w:rsid w:val="003E39B4"/>
    <w:rsid w:val="003E41F7"/>
    <w:rsid w:val="003E4639"/>
    <w:rsid w:val="003E481A"/>
    <w:rsid w:val="003E4F26"/>
    <w:rsid w:val="003E5409"/>
    <w:rsid w:val="003E54F4"/>
    <w:rsid w:val="003E57EB"/>
    <w:rsid w:val="003E5D9E"/>
    <w:rsid w:val="003E5DE7"/>
    <w:rsid w:val="003E618E"/>
    <w:rsid w:val="003E6A53"/>
    <w:rsid w:val="003E6C0A"/>
    <w:rsid w:val="003E7310"/>
    <w:rsid w:val="003E73D8"/>
    <w:rsid w:val="003E778E"/>
    <w:rsid w:val="003E784E"/>
    <w:rsid w:val="003E7B17"/>
    <w:rsid w:val="003E7F98"/>
    <w:rsid w:val="003F0002"/>
    <w:rsid w:val="003F060F"/>
    <w:rsid w:val="003F0B55"/>
    <w:rsid w:val="003F0EF4"/>
    <w:rsid w:val="003F0F44"/>
    <w:rsid w:val="003F1518"/>
    <w:rsid w:val="003F1532"/>
    <w:rsid w:val="003F1B4B"/>
    <w:rsid w:val="003F1BF8"/>
    <w:rsid w:val="003F1E47"/>
    <w:rsid w:val="003F2171"/>
    <w:rsid w:val="003F2C58"/>
    <w:rsid w:val="003F2C5D"/>
    <w:rsid w:val="003F2EBD"/>
    <w:rsid w:val="003F2F7E"/>
    <w:rsid w:val="003F2FD5"/>
    <w:rsid w:val="003F3087"/>
    <w:rsid w:val="003F314F"/>
    <w:rsid w:val="003F31C6"/>
    <w:rsid w:val="003F3247"/>
    <w:rsid w:val="003F3506"/>
    <w:rsid w:val="003F3765"/>
    <w:rsid w:val="003F3BA2"/>
    <w:rsid w:val="003F3C41"/>
    <w:rsid w:val="003F3CB7"/>
    <w:rsid w:val="003F3EC8"/>
    <w:rsid w:val="003F42FE"/>
    <w:rsid w:val="003F4516"/>
    <w:rsid w:val="003F4871"/>
    <w:rsid w:val="003F4CDE"/>
    <w:rsid w:val="003F4FC5"/>
    <w:rsid w:val="003F5477"/>
    <w:rsid w:val="003F5704"/>
    <w:rsid w:val="003F5C4E"/>
    <w:rsid w:val="003F5F50"/>
    <w:rsid w:val="003F6789"/>
    <w:rsid w:val="003F684B"/>
    <w:rsid w:val="003F6F3B"/>
    <w:rsid w:val="003F70E4"/>
    <w:rsid w:val="003F7982"/>
    <w:rsid w:val="003F7D77"/>
    <w:rsid w:val="004000F3"/>
    <w:rsid w:val="004007B8"/>
    <w:rsid w:val="00400E93"/>
    <w:rsid w:val="004012DB"/>
    <w:rsid w:val="0040196E"/>
    <w:rsid w:val="00401AA6"/>
    <w:rsid w:val="00401E23"/>
    <w:rsid w:val="00401EC8"/>
    <w:rsid w:val="0040237B"/>
    <w:rsid w:val="00402618"/>
    <w:rsid w:val="00402FF7"/>
    <w:rsid w:val="004035F4"/>
    <w:rsid w:val="00403912"/>
    <w:rsid w:val="00403AEB"/>
    <w:rsid w:val="00404932"/>
    <w:rsid w:val="00404A2C"/>
    <w:rsid w:val="004050B5"/>
    <w:rsid w:val="004050EE"/>
    <w:rsid w:val="004052BD"/>
    <w:rsid w:val="004056C9"/>
    <w:rsid w:val="00405CEE"/>
    <w:rsid w:val="00405E50"/>
    <w:rsid w:val="00406207"/>
    <w:rsid w:val="00406509"/>
    <w:rsid w:val="0040714B"/>
    <w:rsid w:val="0040720A"/>
    <w:rsid w:val="0040777E"/>
    <w:rsid w:val="00407815"/>
    <w:rsid w:val="00407B9D"/>
    <w:rsid w:val="00410422"/>
    <w:rsid w:val="0041053E"/>
    <w:rsid w:val="0041172C"/>
    <w:rsid w:val="00411D87"/>
    <w:rsid w:val="00411E2C"/>
    <w:rsid w:val="004120D9"/>
    <w:rsid w:val="00412718"/>
    <w:rsid w:val="00412D11"/>
    <w:rsid w:val="00412D8E"/>
    <w:rsid w:val="00412EC1"/>
    <w:rsid w:val="00413238"/>
    <w:rsid w:val="00413570"/>
    <w:rsid w:val="0041368E"/>
    <w:rsid w:val="00413C36"/>
    <w:rsid w:val="0041450C"/>
    <w:rsid w:val="00414571"/>
    <w:rsid w:val="00414801"/>
    <w:rsid w:val="00414861"/>
    <w:rsid w:val="00414DBA"/>
    <w:rsid w:val="00415085"/>
    <w:rsid w:val="00415BCF"/>
    <w:rsid w:val="00416520"/>
    <w:rsid w:val="004169EE"/>
    <w:rsid w:val="00416BD6"/>
    <w:rsid w:val="004172F7"/>
    <w:rsid w:val="004176A9"/>
    <w:rsid w:val="00417B36"/>
    <w:rsid w:val="00417EA4"/>
    <w:rsid w:val="004200E4"/>
    <w:rsid w:val="004207E4"/>
    <w:rsid w:val="004208CA"/>
    <w:rsid w:val="00420EFF"/>
    <w:rsid w:val="004215F8"/>
    <w:rsid w:val="004216C9"/>
    <w:rsid w:val="0042229D"/>
    <w:rsid w:val="004222E7"/>
    <w:rsid w:val="00422AC3"/>
    <w:rsid w:val="00422FBB"/>
    <w:rsid w:val="004230CC"/>
    <w:rsid w:val="0042323A"/>
    <w:rsid w:val="004240E1"/>
    <w:rsid w:val="004243C9"/>
    <w:rsid w:val="00424C85"/>
    <w:rsid w:val="00424E66"/>
    <w:rsid w:val="00424FFC"/>
    <w:rsid w:val="004254A0"/>
    <w:rsid w:val="004256C0"/>
    <w:rsid w:val="004264DB"/>
    <w:rsid w:val="00426B9D"/>
    <w:rsid w:val="00426E05"/>
    <w:rsid w:val="004274F5"/>
    <w:rsid w:val="00427973"/>
    <w:rsid w:val="00427A86"/>
    <w:rsid w:val="0043037F"/>
    <w:rsid w:val="004303F1"/>
    <w:rsid w:val="004307C4"/>
    <w:rsid w:val="00431179"/>
    <w:rsid w:val="00431667"/>
    <w:rsid w:val="0043171C"/>
    <w:rsid w:val="00431912"/>
    <w:rsid w:val="004319A2"/>
    <w:rsid w:val="00432317"/>
    <w:rsid w:val="00432413"/>
    <w:rsid w:val="00432AFE"/>
    <w:rsid w:val="00432C60"/>
    <w:rsid w:val="00432DA4"/>
    <w:rsid w:val="00433897"/>
    <w:rsid w:val="00433B6D"/>
    <w:rsid w:val="00434142"/>
    <w:rsid w:val="0043465D"/>
    <w:rsid w:val="00435201"/>
    <w:rsid w:val="00435555"/>
    <w:rsid w:val="00435D2E"/>
    <w:rsid w:val="00435D3E"/>
    <w:rsid w:val="00435FFA"/>
    <w:rsid w:val="004363A7"/>
    <w:rsid w:val="00437157"/>
    <w:rsid w:val="00437215"/>
    <w:rsid w:val="0043765F"/>
    <w:rsid w:val="004376CF"/>
    <w:rsid w:val="004403A8"/>
    <w:rsid w:val="00440586"/>
    <w:rsid w:val="00440BCD"/>
    <w:rsid w:val="00440D91"/>
    <w:rsid w:val="00440E44"/>
    <w:rsid w:val="004418F5"/>
    <w:rsid w:val="00441BCB"/>
    <w:rsid w:val="00441E8B"/>
    <w:rsid w:val="004423CC"/>
    <w:rsid w:val="004428A7"/>
    <w:rsid w:val="004429B4"/>
    <w:rsid w:val="00442A94"/>
    <w:rsid w:val="00443903"/>
    <w:rsid w:val="00443BEF"/>
    <w:rsid w:val="00443C7B"/>
    <w:rsid w:val="00444231"/>
    <w:rsid w:val="00444A09"/>
    <w:rsid w:val="00444BD1"/>
    <w:rsid w:val="00445159"/>
    <w:rsid w:val="00445399"/>
    <w:rsid w:val="00445713"/>
    <w:rsid w:val="00445811"/>
    <w:rsid w:val="00446654"/>
    <w:rsid w:val="00446B01"/>
    <w:rsid w:val="00446BCF"/>
    <w:rsid w:val="00446DD9"/>
    <w:rsid w:val="004470D3"/>
    <w:rsid w:val="00447226"/>
    <w:rsid w:val="00447308"/>
    <w:rsid w:val="0044742A"/>
    <w:rsid w:val="0044748D"/>
    <w:rsid w:val="00450096"/>
    <w:rsid w:val="00450A97"/>
    <w:rsid w:val="00451741"/>
    <w:rsid w:val="0045199A"/>
    <w:rsid w:val="0045201A"/>
    <w:rsid w:val="00452473"/>
    <w:rsid w:val="004529F7"/>
    <w:rsid w:val="00452A08"/>
    <w:rsid w:val="004536C0"/>
    <w:rsid w:val="00453914"/>
    <w:rsid w:val="00453A85"/>
    <w:rsid w:val="00454257"/>
    <w:rsid w:val="004542F3"/>
    <w:rsid w:val="00454448"/>
    <w:rsid w:val="004544BC"/>
    <w:rsid w:val="00454928"/>
    <w:rsid w:val="00454DF1"/>
    <w:rsid w:val="00455366"/>
    <w:rsid w:val="004554D6"/>
    <w:rsid w:val="004558D3"/>
    <w:rsid w:val="00455934"/>
    <w:rsid w:val="00455D72"/>
    <w:rsid w:val="0045612A"/>
    <w:rsid w:val="00456317"/>
    <w:rsid w:val="0045660B"/>
    <w:rsid w:val="00456BDB"/>
    <w:rsid w:val="00456E51"/>
    <w:rsid w:val="0045741B"/>
    <w:rsid w:val="00457487"/>
    <w:rsid w:val="0045791F"/>
    <w:rsid w:val="004579EB"/>
    <w:rsid w:val="00457CD4"/>
    <w:rsid w:val="00460875"/>
    <w:rsid w:val="00460A77"/>
    <w:rsid w:val="00460D34"/>
    <w:rsid w:val="0046142C"/>
    <w:rsid w:val="004616EC"/>
    <w:rsid w:val="00461B65"/>
    <w:rsid w:val="00461EC8"/>
    <w:rsid w:val="0046217A"/>
    <w:rsid w:val="004623C5"/>
    <w:rsid w:val="0046253D"/>
    <w:rsid w:val="004627AC"/>
    <w:rsid w:val="00462996"/>
    <w:rsid w:val="00462E9F"/>
    <w:rsid w:val="004633CF"/>
    <w:rsid w:val="00463A69"/>
    <w:rsid w:val="00464497"/>
    <w:rsid w:val="00464712"/>
    <w:rsid w:val="004658B3"/>
    <w:rsid w:val="00465A30"/>
    <w:rsid w:val="00465D52"/>
    <w:rsid w:val="00465DCF"/>
    <w:rsid w:val="00465EDB"/>
    <w:rsid w:val="00466A19"/>
    <w:rsid w:val="00466A9B"/>
    <w:rsid w:val="004671C3"/>
    <w:rsid w:val="004672F8"/>
    <w:rsid w:val="0046756C"/>
    <w:rsid w:val="00467BF4"/>
    <w:rsid w:val="00467FAD"/>
    <w:rsid w:val="0047008F"/>
    <w:rsid w:val="004702C9"/>
    <w:rsid w:val="004703AE"/>
    <w:rsid w:val="00470628"/>
    <w:rsid w:val="00470CC1"/>
    <w:rsid w:val="004713F9"/>
    <w:rsid w:val="00471D98"/>
    <w:rsid w:val="00472129"/>
    <w:rsid w:val="0047262C"/>
    <w:rsid w:val="00472A43"/>
    <w:rsid w:val="00472FFD"/>
    <w:rsid w:val="00473747"/>
    <w:rsid w:val="00473DAE"/>
    <w:rsid w:val="004742ED"/>
    <w:rsid w:val="00474354"/>
    <w:rsid w:val="004745FB"/>
    <w:rsid w:val="0047543A"/>
    <w:rsid w:val="00475556"/>
    <w:rsid w:val="00475C62"/>
    <w:rsid w:val="00476315"/>
    <w:rsid w:val="00477197"/>
    <w:rsid w:val="004773FF"/>
    <w:rsid w:val="00477C70"/>
    <w:rsid w:val="00477CB3"/>
    <w:rsid w:val="00477F1B"/>
    <w:rsid w:val="00480946"/>
    <w:rsid w:val="00480B24"/>
    <w:rsid w:val="00480C18"/>
    <w:rsid w:val="00480DE2"/>
    <w:rsid w:val="004811FA"/>
    <w:rsid w:val="004815BF"/>
    <w:rsid w:val="004817FC"/>
    <w:rsid w:val="00481FFC"/>
    <w:rsid w:val="00482BC1"/>
    <w:rsid w:val="00483863"/>
    <w:rsid w:val="00483CBB"/>
    <w:rsid w:val="00484A03"/>
    <w:rsid w:val="00484D18"/>
    <w:rsid w:val="00484EA9"/>
    <w:rsid w:val="0048616B"/>
    <w:rsid w:val="004867E7"/>
    <w:rsid w:val="00486902"/>
    <w:rsid w:val="00486A59"/>
    <w:rsid w:val="004871F2"/>
    <w:rsid w:val="00487724"/>
    <w:rsid w:val="00487967"/>
    <w:rsid w:val="0049089D"/>
    <w:rsid w:val="00490D59"/>
    <w:rsid w:val="00491887"/>
    <w:rsid w:val="00491901"/>
    <w:rsid w:val="00492A2A"/>
    <w:rsid w:val="00492A86"/>
    <w:rsid w:val="00493211"/>
    <w:rsid w:val="00493B57"/>
    <w:rsid w:val="00493C13"/>
    <w:rsid w:val="00493E69"/>
    <w:rsid w:val="00494283"/>
    <w:rsid w:val="004944F7"/>
    <w:rsid w:val="00494AAA"/>
    <w:rsid w:val="00494D7C"/>
    <w:rsid w:val="00495492"/>
    <w:rsid w:val="00495EBC"/>
    <w:rsid w:val="00495F56"/>
    <w:rsid w:val="00496169"/>
    <w:rsid w:val="004961C3"/>
    <w:rsid w:val="00496876"/>
    <w:rsid w:val="004979BB"/>
    <w:rsid w:val="00497A67"/>
    <w:rsid w:val="00497FF2"/>
    <w:rsid w:val="004A0010"/>
    <w:rsid w:val="004A01EA"/>
    <w:rsid w:val="004A093D"/>
    <w:rsid w:val="004A097A"/>
    <w:rsid w:val="004A0AC4"/>
    <w:rsid w:val="004A166F"/>
    <w:rsid w:val="004A1762"/>
    <w:rsid w:val="004A1DE5"/>
    <w:rsid w:val="004A29BB"/>
    <w:rsid w:val="004A34F7"/>
    <w:rsid w:val="004A3540"/>
    <w:rsid w:val="004A3A88"/>
    <w:rsid w:val="004A3B74"/>
    <w:rsid w:val="004A3C8F"/>
    <w:rsid w:val="004A3DA4"/>
    <w:rsid w:val="004A3FDA"/>
    <w:rsid w:val="004A4044"/>
    <w:rsid w:val="004A46E4"/>
    <w:rsid w:val="004A48F8"/>
    <w:rsid w:val="004A5986"/>
    <w:rsid w:val="004A6015"/>
    <w:rsid w:val="004A6106"/>
    <w:rsid w:val="004A6856"/>
    <w:rsid w:val="004A6C33"/>
    <w:rsid w:val="004B0497"/>
    <w:rsid w:val="004B062A"/>
    <w:rsid w:val="004B0699"/>
    <w:rsid w:val="004B08BE"/>
    <w:rsid w:val="004B09B9"/>
    <w:rsid w:val="004B0A03"/>
    <w:rsid w:val="004B0C7B"/>
    <w:rsid w:val="004B107E"/>
    <w:rsid w:val="004B11F3"/>
    <w:rsid w:val="004B1271"/>
    <w:rsid w:val="004B1792"/>
    <w:rsid w:val="004B1AD0"/>
    <w:rsid w:val="004B1EB7"/>
    <w:rsid w:val="004B26AB"/>
    <w:rsid w:val="004B30FB"/>
    <w:rsid w:val="004B332F"/>
    <w:rsid w:val="004B3594"/>
    <w:rsid w:val="004B3A94"/>
    <w:rsid w:val="004B404E"/>
    <w:rsid w:val="004B4234"/>
    <w:rsid w:val="004B4965"/>
    <w:rsid w:val="004B4AA5"/>
    <w:rsid w:val="004B5461"/>
    <w:rsid w:val="004B5A2A"/>
    <w:rsid w:val="004B63EA"/>
    <w:rsid w:val="004B68F0"/>
    <w:rsid w:val="004B690F"/>
    <w:rsid w:val="004B6DC3"/>
    <w:rsid w:val="004B72C6"/>
    <w:rsid w:val="004C02B2"/>
    <w:rsid w:val="004C0A0F"/>
    <w:rsid w:val="004C1212"/>
    <w:rsid w:val="004C12BB"/>
    <w:rsid w:val="004C1404"/>
    <w:rsid w:val="004C1465"/>
    <w:rsid w:val="004C1C41"/>
    <w:rsid w:val="004C1EDF"/>
    <w:rsid w:val="004C1F80"/>
    <w:rsid w:val="004C249F"/>
    <w:rsid w:val="004C28CD"/>
    <w:rsid w:val="004C359D"/>
    <w:rsid w:val="004C50AB"/>
    <w:rsid w:val="004C5416"/>
    <w:rsid w:val="004C5745"/>
    <w:rsid w:val="004C57BA"/>
    <w:rsid w:val="004C5BCD"/>
    <w:rsid w:val="004C5D4D"/>
    <w:rsid w:val="004C5E34"/>
    <w:rsid w:val="004C6356"/>
    <w:rsid w:val="004C6505"/>
    <w:rsid w:val="004C67F0"/>
    <w:rsid w:val="004C7973"/>
    <w:rsid w:val="004D01B6"/>
    <w:rsid w:val="004D01DC"/>
    <w:rsid w:val="004D046A"/>
    <w:rsid w:val="004D0EC1"/>
    <w:rsid w:val="004D112A"/>
    <w:rsid w:val="004D16D9"/>
    <w:rsid w:val="004D1B06"/>
    <w:rsid w:val="004D1E26"/>
    <w:rsid w:val="004D1E95"/>
    <w:rsid w:val="004D27FF"/>
    <w:rsid w:val="004D29ED"/>
    <w:rsid w:val="004D2DDD"/>
    <w:rsid w:val="004D40C7"/>
    <w:rsid w:val="004D42DD"/>
    <w:rsid w:val="004D43D6"/>
    <w:rsid w:val="004D4951"/>
    <w:rsid w:val="004D4DC9"/>
    <w:rsid w:val="004D4F34"/>
    <w:rsid w:val="004D5162"/>
    <w:rsid w:val="004D594E"/>
    <w:rsid w:val="004D681D"/>
    <w:rsid w:val="004D6968"/>
    <w:rsid w:val="004D6AC1"/>
    <w:rsid w:val="004D6D54"/>
    <w:rsid w:val="004D70A3"/>
    <w:rsid w:val="004D76A5"/>
    <w:rsid w:val="004D780A"/>
    <w:rsid w:val="004D79F7"/>
    <w:rsid w:val="004D7B88"/>
    <w:rsid w:val="004D7F95"/>
    <w:rsid w:val="004E0141"/>
    <w:rsid w:val="004E0CA6"/>
    <w:rsid w:val="004E10DA"/>
    <w:rsid w:val="004E1283"/>
    <w:rsid w:val="004E1A93"/>
    <w:rsid w:val="004E26D8"/>
    <w:rsid w:val="004E333A"/>
    <w:rsid w:val="004E3903"/>
    <w:rsid w:val="004E3C09"/>
    <w:rsid w:val="004E3C10"/>
    <w:rsid w:val="004E4238"/>
    <w:rsid w:val="004E4966"/>
    <w:rsid w:val="004E4A20"/>
    <w:rsid w:val="004E4E52"/>
    <w:rsid w:val="004E5235"/>
    <w:rsid w:val="004E55C9"/>
    <w:rsid w:val="004E593D"/>
    <w:rsid w:val="004E5D9F"/>
    <w:rsid w:val="004E62C1"/>
    <w:rsid w:val="004E6321"/>
    <w:rsid w:val="004E6AFB"/>
    <w:rsid w:val="004E6D4C"/>
    <w:rsid w:val="004E6E70"/>
    <w:rsid w:val="004E7449"/>
    <w:rsid w:val="004E761B"/>
    <w:rsid w:val="004E773E"/>
    <w:rsid w:val="004F03F2"/>
    <w:rsid w:val="004F0866"/>
    <w:rsid w:val="004F111C"/>
    <w:rsid w:val="004F146A"/>
    <w:rsid w:val="004F1605"/>
    <w:rsid w:val="004F1785"/>
    <w:rsid w:val="004F196D"/>
    <w:rsid w:val="004F1A3D"/>
    <w:rsid w:val="004F1D57"/>
    <w:rsid w:val="004F1F45"/>
    <w:rsid w:val="004F1FCD"/>
    <w:rsid w:val="004F24FE"/>
    <w:rsid w:val="004F2CCC"/>
    <w:rsid w:val="004F2D81"/>
    <w:rsid w:val="004F31B8"/>
    <w:rsid w:val="004F331F"/>
    <w:rsid w:val="004F34A5"/>
    <w:rsid w:val="004F415D"/>
    <w:rsid w:val="004F441C"/>
    <w:rsid w:val="004F4B5F"/>
    <w:rsid w:val="004F51CB"/>
    <w:rsid w:val="004F5579"/>
    <w:rsid w:val="004F573B"/>
    <w:rsid w:val="004F599E"/>
    <w:rsid w:val="004F64AE"/>
    <w:rsid w:val="004F751C"/>
    <w:rsid w:val="004F7556"/>
    <w:rsid w:val="004F7815"/>
    <w:rsid w:val="004F7BA5"/>
    <w:rsid w:val="0050066F"/>
    <w:rsid w:val="0050077E"/>
    <w:rsid w:val="0050080D"/>
    <w:rsid w:val="00500C4F"/>
    <w:rsid w:val="00500E8C"/>
    <w:rsid w:val="005012AA"/>
    <w:rsid w:val="005027BA"/>
    <w:rsid w:val="00502A54"/>
    <w:rsid w:val="00502C47"/>
    <w:rsid w:val="00502E7C"/>
    <w:rsid w:val="005034A9"/>
    <w:rsid w:val="00503950"/>
    <w:rsid w:val="0050412C"/>
    <w:rsid w:val="0050454D"/>
    <w:rsid w:val="00504FA5"/>
    <w:rsid w:val="00505ACD"/>
    <w:rsid w:val="00505BE3"/>
    <w:rsid w:val="005060E8"/>
    <w:rsid w:val="005062CE"/>
    <w:rsid w:val="0050646D"/>
    <w:rsid w:val="0050663D"/>
    <w:rsid w:val="005067A1"/>
    <w:rsid w:val="005068AF"/>
    <w:rsid w:val="00506B38"/>
    <w:rsid w:val="00506D35"/>
    <w:rsid w:val="00506EC0"/>
    <w:rsid w:val="00507239"/>
    <w:rsid w:val="00507618"/>
    <w:rsid w:val="0050766C"/>
    <w:rsid w:val="00507AF4"/>
    <w:rsid w:val="00510016"/>
    <w:rsid w:val="0051029F"/>
    <w:rsid w:val="005103F1"/>
    <w:rsid w:val="00510E12"/>
    <w:rsid w:val="00510E65"/>
    <w:rsid w:val="00511328"/>
    <w:rsid w:val="00511B67"/>
    <w:rsid w:val="00512CAA"/>
    <w:rsid w:val="00512EDD"/>
    <w:rsid w:val="00513390"/>
    <w:rsid w:val="005137D6"/>
    <w:rsid w:val="00513997"/>
    <w:rsid w:val="00513A88"/>
    <w:rsid w:val="00513F23"/>
    <w:rsid w:val="00514218"/>
    <w:rsid w:val="0051433E"/>
    <w:rsid w:val="005144EF"/>
    <w:rsid w:val="0051464F"/>
    <w:rsid w:val="005146A6"/>
    <w:rsid w:val="0051498A"/>
    <w:rsid w:val="00514E99"/>
    <w:rsid w:val="0051553E"/>
    <w:rsid w:val="00515626"/>
    <w:rsid w:val="0051633D"/>
    <w:rsid w:val="0051650E"/>
    <w:rsid w:val="005167B7"/>
    <w:rsid w:val="00516D79"/>
    <w:rsid w:val="00516DA5"/>
    <w:rsid w:val="00516DC7"/>
    <w:rsid w:val="00517530"/>
    <w:rsid w:val="005176D5"/>
    <w:rsid w:val="00517E4B"/>
    <w:rsid w:val="0052024D"/>
    <w:rsid w:val="00520C17"/>
    <w:rsid w:val="00520E54"/>
    <w:rsid w:val="00521099"/>
    <w:rsid w:val="005217C1"/>
    <w:rsid w:val="00521835"/>
    <w:rsid w:val="00521AC2"/>
    <w:rsid w:val="00521B1F"/>
    <w:rsid w:val="00521BE1"/>
    <w:rsid w:val="00521E2C"/>
    <w:rsid w:val="005221BD"/>
    <w:rsid w:val="0052239E"/>
    <w:rsid w:val="0052250C"/>
    <w:rsid w:val="005225A7"/>
    <w:rsid w:val="00522688"/>
    <w:rsid w:val="005230F7"/>
    <w:rsid w:val="005233E1"/>
    <w:rsid w:val="005237E2"/>
    <w:rsid w:val="005241D4"/>
    <w:rsid w:val="00524997"/>
    <w:rsid w:val="00524D88"/>
    <w:rsid w:val="00525600"/>
    <w:rsid w:val="00525646"/>
    <w:rsid w:val="005257F0"/>
    <w:rsid w:val="00525DC6"/>
    <w:rsid w:val="00525FDC"/>
    <w:rsid w:val="00526050"/>
    <w:rsid w:val="0052660B"/>
    <w:rsid w:val="00526709"/>
    <w:rsid w:val="005268F5"/>
    <w:rsid w:val="005269C1"/>
    <w:rsid w:val="00527E3B"/>
    <w:rsid w:val="00530449"/>
    <w:rsid w:val="005308FB"/>
    <w:rsid w:val="00530986"/>
    <w:rsid w:val="00530A09"/>
    <w:rsid w:val="00530CAC"/>
    <w:rsid w:val="0053117D"/>
    <w:rsid w:val="00531549"/>
    <w:rsid w:val="00531578"/>
    <w:rsid w:val="00531593"/>
    <w:rsid w:val="005315A3"/>
    <w:rsid w:val="00531A81"/>
    <w:rsid w:val="00531ADC"/>
    <w:rsid w:val="005322B4"/>
    <w:rsid w:val="0053240B"/>
    <w:rsid w:val="00532ECE"/>
    <w:rsid w:val="00533004"/>
    <w:rsid w:val="005332D1"/>
    <w:rsid w:val="00533470"/>
    <w:rsid w:val="00533D76"/>
    <w:rsid w:val="00534653"/>
    <w:rsid w:val="00534862"/>
    <w:rsid w:val="00535948"/>
    <w:rsid w:val="00535AA7"/>
    <w:rsid w:val="00535D30"/>
    <w:rsid w:val="00535E5B"/>
    <w:rsid w:val="00536620"/>
    <w:rsid w:val="00537577"/>
    <w:rsid w:val="005405FB"/>
    <w:rsid w:val="005408EF"/>
    <w:rsid w:val="00541377"/>
    <w:rsid w:val="005416B1"/>
    <w:rsid w:val="00541D9E"/>
    <w:rsid w:val="00541E9F"/>
    <w:rsid w:val="00542487"/>
    <w:rsid w:val="005424DA"/>
    <w:rsid w:val="00542637"/>
    <w:rsid w:val="00542D9C"/>
    <w:rsid w:val="00543B4B"/>
    <w:rsid w:val="00544687"/>
    <w:rsid w:val="00544715"/>
    <w:rsid w:val="005449FD"/>
    <w:rsid w:val="00544C84"/>
    <w:rsid w:val="0054571E"/>
    <w:rsid w:val="00545AFF"/>
    <w:rsid w:val="00546C7F"/>
    <w:rsid w:val="005476C3"/>
    <w:rsid w:val="00547F9B"/>
    <w:rsid w:val="00550020"/>
    <w:rsid w:val="005502FA"/>
    <w:rsid w:val="0055033B"/>
    <w:rsid w:val="00550BD2"/>
    <w:rsid w:val="005510F6"/>
    <w:rsid w:val="005513A3"/>
    <w:rsid w:val="00551538"/>
    <w:rsid w:val="0055239F"/>
    <w:rsid w:val="005523C0"/>
    <w:rsid w:val="00553B35"/>
    <w:rsid w:val="0055420C"/>
    <w:rsid w:val="00554323"/>
    <w:rsid w:val="00554458"/>
    <w:rsid w:val="005548BE"/>
    <w:rsid w:val="00554938"/>
    <w:rsid w:val="00554A74"/>
    <w:rsid w:val="00554BFD"/>
    <w:rsid w:val="00554E5E"/>
    <w:rsid w:val="00554EB8"/>
    <w:rsid w:val="0055524F"/>
    <w:rsid w:val="005554AF"/>
    <w:rsid w:val="005554D7"/>
    <w:rsid w:val="00555798"/>
    <w:rsid w:val="00556996"/>
    <w:rsid w:val="0055730A"/>
    <w:rsid w:val="005574FF"/>
    <w:rsid w:val="005578EF"/>
    <w:rsid w:val="00557A0D"/>
    <w:rsid w:val="00557B85"/>
    <w:rsid w:val="00557EFD"/>
    <w:rsid w:val="00557F73"/>
    <w:rsid w:val="005604BD"/>
    <w:rsid w:val="0056081A"/>
    <w:rsid w:val="005609F8"/>
    <w:rsid w:val="00561248"/>
    <w:rsid w:val="00561535"/>
    <w:rsid w:val="00561695"/>
    <w:rsid w:val="005618E0"/>
    <w:rsid w:val="00561A78"/>
    <w:rsid w:val="00561B55"/>
    <w:rsid w:val="00561EFA"/>
    <w:rsid w:val="00562056"/>
    <w:rsid w:val="005621AA"/>
    <w:rsid w:val="00562208"/>
    <w:rsid w:val="005623A1"/>
    <w:rsid w:val="005625C3"/>
    <w:rsid w:val="00562DA8"/>
    <w:rsid w:val="00563879"/>
    <w:rsid w:val="00563AA2"/>
    <w:rsid w:val="0056421E"/>
    <w:rsid w:val="00564237"/>
    <w:rsid w:val="0056458B"/>
    <w:rsid w:val="005645D0"/>
    <w:rsid w:val="00564939"/>
    <w:rsid w:val="00564A76"/>
    <w:rsid w:val="0056503F"/>
    <w:rsid w:val="00565A1A"/>
    <w:rsid w:val="00565C5C"/>
    <w:rsid w:val="005662C2"/>
    <w:rsid w:val="005664FD"/>
    <w:rsid w:val="00566977"/>
    <w:rsid w:val="00566B44"/>
    <w:rsid w:val="00567A5E"/>
    <w:rsid w:val="00567AB9"/>
    <w:rsid w:val="00567B18"/>
    <w:rsid w:val="0057005F"/>
    <w:rsid w:val="005700C6"/>
    <w:rsid w:val="0057013B"/>
    <w:rsid w:val="00571347"/>
    <w:rsid w:val="0057136E"/>
    <w:rsid w:val="00571FB5"/>
    <w:rsid w:val="00572C0D"/>
    <w:rsid w:val="00572D46"/>
    <w:rsid w:val="005731DC"/>
    <w:rsid w:val="0057375C"/>
    <w:rsid w:val="00573BC4"/>
    <w:rsid w:val="00573DD9"/>
    <w:rsid w:val="00574268"/>
    <w:rsid w:val="005748CA"/>
    <w:rsid w:val="005749DA"/>
    <w:rsid w:val="00575352"/>
    <w:rsid w:val="00576A60"/>
    <w:rsid w:val="00576CC3"/>
    <w:rsid w:val="00576DF5"/>
    <w:rsid w:val="00576E22"/>
    <w:rsid w:val="005773F5"/>
    <w:rsid w:val="00577484"/>
    <w:rsid w:val="00577553"/>
    <w:rsid w:val="00577820"/>
    <w:rsid w:val="00580191"/>
    <w:rsid w:val="00580401"/>
    <w:rsid w:val="00580C01"/>
    <w:rsid w:val="00580E78"/>
    <w:rsid w:val="005812ED"/>
    <w:rsid w:val="00582A85"/>
    <w:rsid w:val="00582F4D"/>
    <w:rsid w:val="0058346B"/>
    <w:rsid w:val="0058443C"/>
    <w:rsid w:val="00584647"/>
    <w:rsid w:val="005847BE"/>
    <w:rsid w:val="0058596A"/>
    <w:rsid w:val="00585ADB"/>
    <w:rsid w:val="00585B32"/>
    <w:rsid w:val="00585D8F"/>
    <w:rsid w:val="0058609A"/>
    <w:rsid w:val="00586149"/>
    <w:rsid w:val="00586410"/>
    <w:rsid w:val="0058661F"/>
    <w:rsid w:val="00586CC0"/>
    <w:rsid w:val="005872FB"/>
    <w:rsid w:val="00587705"/>
    <w:rsid w:val="00590608"/>
    <w:rsid w:val="005906CF"/>
    <w:rsid w:val="00590875"/>
    <w:rsid w:val="00590D64"/>
    <w:rsid w:val="00590DE4"/>
    <w:rsid w:val="0059161D"/>
    <w:rsid w:val="00591E7C"/>
    <w:rsid w:val="00591F17"/>
    <w:rsid w:val="0059279F"/>
    <w:rsid w:val="00592B60"/>
    <w:rsid w:val="00592DDB"/>
    <w:rsid w:val="00592FD7"/>
    <w:rsid w:val="005942D1"/>
    <w:rsid w:val="00594536"/>
    <w:rsid w:val="00594B55"/>
    <w:rsid w:val="00594D6C"/>
    <w:rsid w:val="0059555E"/>
    <w:rsid w:val="00595D13"/>
    <w:rsid w:val="00595F1B"/>
    <w:rsid w:val="0059602A"/>
    <w:rsid w:val="0059605A"/>
    <w:rsid w:val="0059608A"/>
    <w:rsid w:val="005962AA"/>
    <w:rsid w:val="00596AEA"/>
    <w:rsid w:val="00596D60"/>
    <w:rsid w:val="00597215"/>
    <w:rsid w:val="00597BC2"/>
    <w:rsid w:val="005A00E9"/>
    <w:rsid w:val="005A0476"/>
    <w:rsid w:val="005A0819"/>
    <w:rsid w:val="005A0A55"/>
    <w:rsid w:val="005A0DC3"/>
    <w:rsid w:val="005A0ED1"/>
    <w:rsid w:val="005A163B"/>
    <w:rsid w:val="005A1982"/>
    <w:rsid w:val="005A1D75"/>
    <w:rsid w:val="005A1E56"/>
    <w:rsid w:val="005A2489"/>
    <w:rsid w:val="005A24F0"/>
    <w:rsid w:val="005A27DD"/>
    <w:rsid w:val="005A2801"/>
    <w:rsid w:val="005A2B1A"/>
    <w:rsid w:val="005A32C7"/>
    <w:rsid w:val="005A3842"/>
    <w:rsid w:val="005A38E5"/>
    <w:rsid w:val="005A3B91"/>
    <w:rsid w:val="005A3E34"/>
    <w:rsid w:val="005A4263"/>
    <w:rsid w:val="005A4289"/>
    <w:rsid w:val="005A42BD"/>
    <w:rsid w:val="005A4548"/>
    <w:rsid w:val="005A49BE"/>
    <w:rsid w:val="005A4B08"/>
    <w:rsid w:val="005A4B55"/>
    <w:rsid w:val="005A537B"/>
    <w:rsid w:val="005A59C4"/>
    <w:rsid w:val="005A5BF7"/>
    <w:rsid w:val="005A5FF3"/>
    <w:rsid w:val="005A6567"/>
    <w:rsid w:val="005A70D3"/>
    <w:rsid w:val="005A786A"/>
    <w:rsid w:val="005A7897"/>
    <w:rsid w:val="005A795F"/>
    <w:rsid w:val="005A8D60"/>
    <w:rsid w:val="005B0004"/>
    <w:rsid w:val="005B0717"/>
    <w:rsid w:val="005B075B"/>
    <w:rsid w:val="005B0CF4"/>
    <w:rsid w:val="005B0E9B"/>
    <w:rsid w:val="005B10D5"/>
    <w:rsid w:val="005B11F3"/>
    <w:rsid w:val="005B17EA"/>
    <w:rsid w:val="005B1883"/>
    <w:rsid w:val="005B19B3"/>
    <w:rsid w:val="005B1BD5"/>
    <w:rsid w:val="005B2433"/>
    <w:rsid w:val="005B27DC"/>
    <w:rsid w:val="005B2E36"/>
    <w:rsid w:val="005B39FA"/>
    <w:rsid w:val="005B5117"/>
    <w:rsid w:val="005B644B"/>
    <w:rsid w:val="005B6453"/>
    <w:rsid w:val="005B65EF"/>
    <w:rsid w:val="005B662A"/>
    <w:rsid w:val="005B69E4"/>
    <w:rsid w:val="005B6F5C"/>
    <w:rsid w:val="005B7420"/>
    <w:rsid w:val="005B743C"/>
    <w:rsid w:val="005C0504"/>
    <w:rsid w:val="005C0A7C"/>
    <w:rsid w:val="005C0B5F"/>
    <w:rsid w:val="005C0C25"/>
    <w:rsid w:val="005C0E31"/>
    <w:rsid w:val="005C1366"/>
    <w:rsid w:val="005C2249"/>
    <w:rsid w:val="005C278C"/>
    <w:rsid w:val="005C2866"/>
    <w:rsid w:val="005C29C4"/>
    <w:rsid w:val="005C3559"/>
    <w:rsid w:val="005C366A"/>
    <w:rsid w:val="005C3BA1"/>
    <w:rsid w:val="005C3CFD"/>
    <w:rsid w:val="005C46DB"/>
    <w:rsid w:val="005C52C6"/>
    <w:rsid w:val="005C5868"/>
    <w:rsid w:val="005C5E4A"/>
    <w:rsid w:val="005C5FB0"/>
    <w:rsid w:val="005C6159"/>
    <w:rsid w:val="005C64A6"/>
    <w:rsid w:val="005C6E39"/>
    <w:rsid w:val="005C7332"/>
    <w:rsid w:val="005C7A2C"/>
    <w:rsid w:val="005D0627"/>
    <w:rsid w:val="005D07E4"/>
    <w:rsid w:val="005D0A62"/>
    <w:rsid w:val="005D141B"/>
    <w:rsid w:val="005D1522"/>
    <w:rsid w:val="005D17C4"/>
    <w:rsid w:val="005D1A9D"/>
    <w:rsid w:val="005D1D20"/>
    <w:rsid w:val="005D238C"/>
    <w:rsid w:val="005D2525"/>
    <w:rsid w:val="005D271C"/>
    <w:rsid w:val="005D330A"/>
    <w:rsid w:val="005D38B1"/>
    <w:rsid w:val="005D39D6"/>
    <w:rsid w:val="005D4230"/>
    <w:rsid w:val="005D4D14"/>
    <w:rsid w:val="005D4F94"/>
    <w:rsid w:val="005D517D"/>
    <w:rsid w:val="005D5994"/>
    <w:rsid w:val="005D6116"/>
    <w:rsid w:val="005D6454"/>
    <w:rsid w:val="005D6460"/>
    <w:rsid w:val="005D68F8"/>
    <w:rsid w:val="005D6B65"/>
    <w:rsid w:val="005D7247"/>
    <w:rsid w:val="005D791D"/>
    <w:rsid w:val="005D7C34"/>
    <w:rsid w:val="005D7D5C"/>
    <w:rsid w:val="005E085E"/>
    <w:rsid w:val="005E090E"/>
    <w:rsid w:val="005E0935"/>
    <w:rsid w:val="005E0B70"/>
    <w:rsid w:val="005E0EDA"/>
    <w:rsid w:val="005E0F61"/>
    <w:rsid w:val="005E12B2"/>
    <w:rsid w:val="005E16A4"/>
    <w:rsid w:val="005E16A8"/>
    <w:rsid w:val="005E1897"/>
    <w:rsid w:val="005E18A8"/>
    <w:rsid w:val="005E270A"/>
    <w:rsid w:val="005E2AAB"/>
    <w:rsid w:val="005E2DD4"/>
    <w:rsid w:val="005E3262"/>
    <w:rsid w:val="005E35FD"/>
    <w:rsid w:val="005E37A3"/>
    <w:rsid w:val="005E444A"/>
    <w:rsid w:val="005E475B"/>
    <w:rsid w:val="005E4CF0"/>
    <w:rsid w:val="005E4EF6"/>
    <w:rsid w:val="005E5106"/>
    <w:rsid w:val="005E5367"/>
    <w:rsid w:val="005E5F60"/>
    <w:rsid w:val="005E60E8"/>
    <w:rsid w:val="005E6492"/>
    <w:rsid w:val="005E6906"/>
    <w:rsid w:val="005E76CA"/>
    <w:rsid w:val="005E7CC6"/>
    <w:rsid w:val="005F027D"/>
    <w:rsid w:val="005F04D8"/>
    <w:rsid w:val="005F063F"/>
    <w:rsid w:val="005F0999"/>
    <w:rsid w:val="005F0D18"/>
    <w:rsid w:val="005F1002"/>
    <w:rsid w:val="005F1B82"/>
    <w:rsid w:val="005F1F14"/>
    <w:rsid w:val="005F1FBE"/>
    <w:rsid w:val="005F218A"/>
    <w:rsid w:val="005F242E"/>
    <w:rsid w:val="005F38E1"/>
    <w:rsid w:val="005F3D42"/>
    <w:rsid w:val="005F432B"/>
    <w:rsid w:val="005F4F8B"/>
    <w:rsid w:val="005F621F"/>
    <w:rsid w:val="005F62C9"/>
    <w:rsid w:val="005F64BA"/>
    <w:rsid w:val="005F650E"/>
    <w:rsid w:val="005F65D4"/>
    <w:rsid w:val="005F666F"/>
    <w:rsid w:val="005F6C42"/>
    <w:rsid w:val="005F7119"/>
    <w:rsid w:val="005F7DA9"/>
    <w:rsid w:val="006002AA"/>
    <w:rsid w:val="006005D6"/>
    <w:rsid w:val="00600A1E"/>
    <w:rsid w:val="00600E69"/>
    <w:rsid w:val="0060107D"/>
    <w:rsid w:val="006012A5"/>
    <w:rsid w:val="0060133E"/>
    <w:rsid w:val="00601430"/>
    <w:rsid w:val="00601635"/>
    <w:rsid w:val="0060170B"/>
    <w:rsid w:val="00601A7A"/>
    <w:rsid w:val="00601C18"/>
    <w:rsid w:val="00601EB5"/>
    <w:rsid w:val="00601FC2"/>
    <w:rsid w:val="0060290A"/>
    <w:rsid w:val="00602E48"/>
    <w:rsid w:val="00602E80"/>
    <w:rsid w:val="00603096"/>
    <w:rsid w:val="006035B0"/>
    <w:rsid w:val="00603EEF"/>
    <w:rsid w:val="00604BB8"/>
    <w:rsid w:val="00605C9C"/>
    <w:rsid w:val="00605D35"/>
    <w:rsid w:val="00605E4E"/>
    <w:rsid w:val="006067A3"/>
    <w:rsid w:val="00606EDE"/>
    <w:rsid w:val="006070FA"/>
    <w:rsid w:val="006079D8"/>
    <w:rsid w:val="00607B8A"/>
    <w:rsid w:val="00607D06"/>
    <w:rsid w:val="0061007A"/>
    <w:rsid w:val="0061009B"/>
    <w:rsid w:val="00610E52"/>
    <w:rsid w:val="00611171"/>
    <w:rsid w:val="006116E2"/>
    <w:rsid w:val="00611B7C"/>
    <w:rsid w:val="00612180"/>
    <w:rsid w:val="0061254E"/>
    <w:rsid w:val="00612606"/>
    <w:rsid w:val="00613409"/>
    <w:rsid w:val="00613B17"/>
    <w:rsid w:val="00614370"/>
    <w:rsid w:val="006143BD"/>
    <w:rsid w:val="00614A41"/>
    <w:rsid w:val="00614B8D"/>
    <w:rsid w:val="00614F3C"/>
    <w:rsid w:val="006150EF"/>
    <w:rsid w:val="006151DF"/>
    <w:rsid w:val="00615582"/>
    <w:rsid w:val="006159EF"/>
    <w:rsid w:val="00615F58"/>
    <w:rsid w:val="0061610C"/>
    <w:rsid w:val="006167F2"/>
    <w:rsid w:val="00616864"/>
    <w:rsid w:val="00616BCB"/>
    <w:rsid w:val="006175DB"/>
    <w:rsid w:val="00617642"/>
    <w:rsid w:val="006177AE"/>
    <w:rsid w:val="006179D5"/>
    <w:rsid w:val="00620BE5"/>
    <w:rsid w:val="00620CF8"/>
    <w:rsid w:val="0062179D"/>
    <w:rsid w:val="006218AF"/>
    <w:rsid w:val="00621B35"/>
    <w:rsid w:val="00621CC3"/>
    <w:rsid w:val="00621DFD"/>
    <w:rsid w:val="00621FAB"/>
    <w:rsid w:val="006239CF"/>
    <w:rsid w:val="00623B58"/>
    <w:rsid w:val="00623F56"/>
    <w:rsid w:val="00624B9E"/>
    <w:rsid w:val="00625468"/>
    <w:rsid w:val="006254AB"/>
    <w:rsid w:val="006263D7"/>
    <w:rsid w:val="0062671B"/>
    <w:rsid w:val="00626F2B"/>
    <w:rsid w:val="006270EE"/>
    <w:rsid w:val="00627296"/>
    <w:rsid w:val="0062749E"/>
    <w:rsid w:val="006274AD"/>
    <w:rsid w:val="00627F59"/>
    <w:rsid w:val="00630AC1"/>
    <w:rsid w:val="00630B0B"/>
    <w:rsid w:val="00630E28"/>
    <w:rsid w:val="00631131"/>
    <w:rsid w:val="006311CD"/>
    <w:rsid w:val="0063204D"/>
    <w:rsid w:val="006326B5"/>
    <w:rsid w:val="0063287C"/>
    <w:rsid w:val="00632CB1"/>
    <w:rsid w:val="00632E1A"/>
    <w:rsid w:val="00632E3F"/>
    <w:rsid w:val="0063315A"/>
    <w:rsid w:val="0063319E"/>
    <w:rsid w:val="00633664"/>
    <w:rsid w:val="00633871"/>
    <w:rsid w:val="006338CB"/>
    <w:rsid w:val="00634B2E"/>
    <w:rsid w:val="006351CF"/>
    <w:rsid w:val="006351F0"/>
    <w:rsid w:val="00635400"/>
    <w:rsid w:val="00635987"/>
    <w:rsid w:val="00635C52"/>
    <w:rsid w:val="00635CEF"/>
    <w:rsid w:val="0063629E"/>
    <w:rsid w:val="0063676C"/>
    <w:rsid w:val="0063708D"/>
    <w:rsid w:val="006371FA"/>
    <w:rsid w:val="00637B7A"/>
    <w:rsid w:val="00640036"/>
    <w:rsid w:val="0064077D"/>
    <w:rsid w:val="0064089A"/>
    <w:rsid w:val="006409A9"/>
    <w:rsid w:val="00640B96"/>
    <w:rsid w:val="00641041"/>
    <w:rsid w:val="00641244"/>
    <w:rsid w:val="00641500"/>
    <w:rsid w:val="00641AC4"/>
    <w:rsid w:val="00641AFC"/>
    <w:rsid w:val="00641CE5"/>
    <w:rsid w:val="0064227E"/>
    <w:rsid w:val="0064256E"/>
    <w:rsid w:val="00642A37"/>
    <w:rsid w:val="00642BC3"/>
    <w:rsid w:val="00642C89"/>
    <w:rsid w:val="006435A9"/>
    <w:rsid w:val="006437F5"/>
    <w:rsid w:val="0064384F"/>
    <w:rsid w:val="00643909"/>
    <w:rsid w:val="00643CC0"/>
    <w:rsid w:val="00643E35"/>
    <w:rsid w:val="006440D1"/>
    <w:rsid w:val="00644100"/>
    <w:rsid w:val="00644AE7"/>
    <w:rsid w:val="00644E90"/>
    <w:rsid w:val="00646285"/>
    <w:rsid w:val="006467A2"/>
    <w:rsid w:val="00646D8D"/>
    <w:rsid w:val="00646E63"/>
    <w:rsid w:val="00646EAA"/>
    <w:rsid w:val="00646FBF"/>
    <w:rsid w:val="0064703E"/>
    <w:rsid w:val="00647063"/>
    <w:rsid w:val="00647607"/>
    <w:rsid w:val="00647745"/>
    <w:rsid w:val="006477F9"/>
    <w:rsid w:val="00647B5F"/>
    <w:rsid w:val="00647F99"/>
    <w:rsid w:val="0065044B"/>
    <w:rsid w:val="006507D6"/>
    <w:rsid w:val="00651D6D"/>
    <w:rsid w:val="00651F4A"/>
    <w:rsid w:val="00651FA2"/>
    <w:rsid w:val="00652721"/>
    <w:rsid w:val="006529B6"/>
    <w:rsid w:val="0065309B"/>
    <w:rsid w:val="00653911"/>
    <w:rsid w:val="006539C4"/>
    <w:rsid w:val="00653D9B"/>
    <w:rsid w:val="006542CB"/>
    <w:rsid w:val="00654900"/>
    <w:rsid w:val="00654BA0"/>
    <w:rsid w:val="00655566"/>
    <w:rsid w:val="006557AC"/>
    <w:rsid w:val="00655B53"/>
    <w:rsid w:val="0065616D"/>
    <w:rsid w:val="00656A4A"/>
    <w:rsid w:val="00656CB1"/>
    <w:rsid w:val="00657AE2"/>
    <w:rsid w:val="00657B37"/>
    <w:rsid w:val="00657C5A"/>
    <w:rsid w:val="00657CB3"/>
    <w:rsid w:val="00660090"/>
    <w:rsid w:val="00660481"/>
    <w:rsid w:val="0066051B"/>
    <w:rsid w:val="00660B75"/>
    <w:rsid w:val="00660E8B"/>
    <w:rsid w:val="0066106B"/>
    <w:rsid w:val="006615DE"/>
    <w:rsid w:val="006620D3"/>
    <w:rsid w:val="00662B1C"/>
    <w:rsid w:val="00662D19"/>
    <w:rsid w:val="00662F59"/>
    <w:rsid w:val="006630F0"/>
    <w:rsid w:val="00663F3A"/>
    <w:rsid w:val="00664272"/>
    <w:rsid w:val="00664EE2"/>
    <w:rsid w:val="00665300"/>
    <w:rsid w:val="00665C32"/>
    <w:rsid w:val="00665D74"/>
    <w:rsid w:val="0066609D"/>
    <w:rsid w:val="006662DE"/>
    <w:rsid w:val="00666419"/>
    <w:rsid w:val="00666C7F"/>
    <w:rsid w:val="00666F5B"/>
    <w:rsid w:val="006679C1"/>
    <w:rsid w:val="00667CC6"/>
    <w:rsid w:val="00667F8E"/>
    <w:rsid w:val="0067053D"/>
    <w:rsid w:val="00670776"/>
    <w:rsid w:val="00670884"/>
    <w:rsid w:val="0067101F"/>
    <w:rsid w:val="00671506"/>
    <w:rsid w:val="0067193C"/>
    <w:rsid w:val="006723E0"/>
    <w:rsid w:val="006729A3"/>
    <w:rsid w:val="00672A19"/>
    <w:rsid w:val="00672DBA"/>
    <w:rsid w:val="00672E26"/>
    <w:rsid w:val="00673264"/>
    <w:rsid w:val="006732F2"/>
    <w:rsid w:val="006735BF"/>
    <w:rsid w:val="00673623"/>
    <w:rsid w:val="00673877"/>
    <w:rsid w:val="00673FB7"/>
    <w:rsid w:val="00674797"/>
    <w:rsid w:val="00674AC9"/>
    <w:rsid w:val="00674C10"/>
    <w:rsid w:val="00675B35"/>
    <w:rsid w:val="006763AE"/>
    <w:rsid w:val="00676EBA"/>
    <w:rsid w:val="00676F84"/>
    <w:rsid w:val="00677801"/>
    <w:rsid w:val="006778A2"/>
    <w:rsid w:val="00677A43"/>
    <w:rsid w:val="00677C77"/>
    <w:rsid w:val="00680053"/>
    <w:rsid w:val="006802C5"/>
    <w:rsid w:val="006804FF"/>
    <w:rsid w:val="0068084E"/>
    <w:rsid w:val="00680CD4"/>
    <w:rsid w:val="006811E3"/>
    <w:rsid w:val="006815B8"/>
    <w:rsid w:val="006816A2"/>
    <w:rsid w:val="006816DE"/>
    <w:rsid w:val="0068192C"/>
    <w:rsid w:val="0068238C"/>
    <w:rsid w:val="006827A6"/>
    <w:rsid w:val="00683413"/>
    <w:rsid w:val="00683994"/>
    <w:rsid w:val="00683F9B"/>
    <w:rsid w:val="00684DD3"/>
    <w:rsid w:val="00684FAD"/>
    <w:rsid w:val="00685337"/>
    <w:rsid w:val="006854D3"/>
    <w:rsid w:val="00685559"/>
    <w:rsid w:val="00685635"/>
    <w:rsid w:val="00685A7A"/>
    <w:rsid w:val="00685D3F"/>
    <w:rsid w:val="0068637F"/>
    <w:rsid w:val="00686566"/>
    <w:rsid w:val="00686DE0"/>
    <w:rsid w:val="00687B7F"/>
    <w:rsid w:val="00687CED"/>
    <w:rsid w:val="00690282"/>
    <w:rsid w:val="0069029E"/>
    <w:rsid w:val="006905A9"/>
    <w:rsid w:val="006908A5"/>
    <w:rsid w:val="00690A50"/>
    <w:rsid w:val="0069100C"/>
    <w:rsid w:val="006911B5"/>
    <w:rsid w:val="006913A0"/>
    <w:rsid w:val="006914D9"/>
    <w:rsid w:val="00691A1A"/>
    <w:rsid w:val="00691B9F"/>
    <w:rsid w:val="006921CB"/>
    <w:rsid w:val="00692704"/>
    <w:rsid w:val="006929FE"/>
    <w:rsid w:val="0069351C"/>
    <w:rsid w:val="006939D0"/>
    <w:rsid w:val="00693C0E"/>
    <w:rsid w:val="00693E18"/>
    <w:rsid w:val="00693FFD"/>
    <w:rsid w:val="006940A1"/>
    <w:rsid w:val="006942DC"/>
    <w:rsid w:val="0069434B"/>
    <w:rsid w:val="00694C4A"/>
    <w:rsid w:val="00694F45"/>
    <w:rsid w:val="00695353"/>
    <w:rsid w:val="006955D4"/>
    <w:rsid w:val="0069651F"/>
    <w:rsid w:val="00696E1B"/>
    <w:rsid w:val="00696E93"/>
    <w:rsid w:val="00697050"/>
    <w:rsid w:val="00697889"/>
    <w:rsid w:val="006978FE"/>
    <w:rsid w:val="006A06A5"/>
    <w:rsid w:val="006A0972"/>
    <w:rsid w:val="006A0A91"/>
    <w:rsid w:val="006A0C35"/>
    <w:rsid w:val="006A119D"/>
    <w:rsid w:val="006A183C"/>
    <w:rsid w:val="006A1BFE"/>
    <w:rsid w:val="006A1FC3"/>
    <w:rsid w:val="006A1FEA"/>
    <w:rsid w:val="006A219D"/>
    <w:rsid w:val="006A227F"/>
    <w:rsid w:val="006A22D9"/>
    <w:rsid w:val="006A2668"/>
    <w:rsid w:val="006A28F1"/>
    <w:rsid w:val="006A3157"/>
    <w:rsid w:val="006A337F"/>
    <w:rsid w:val="006A33C3"/>
    <w:rsid w:val="006A3521"/>
    <w:rsid w:val="006A3832"/>
    <w:rsid w:val="006A3BAD"/>
    <w:rsid w:val="006A3C76"/>
    <w:rsid w:val="006A5090"/>
    <w:rsid w:val="006A57FD"/>
    <w:rsid w:val="006A580D"/>
    <w:rsid w:val="006A5BA7"/>
    <w:rsid w:val="006A5F26"/>
    <w:rsid w:val="006A60E8"/>
    <w:rsid w:val="006A62CB"/>
    <w:rsid w:val="006A6791"/>
    <w:rsid w:val="006A6A2D"/>
    <w:rsid w:val="006A6A3B"/>
    <w:rsid w:val="006A6BEA"/>
    <w:rsid w:val="006A7404"/>
    <w:rsid w:val="006A74B9"/>
    <w:rsid w:val="006A7826"/>
    <w:rsid w:val="006A7972"/>
    <w:rsid w:val="006A7D0E"/>
    <w:rsid w:val="006A7E5E"/>
    <w:rsid w:val="006AED2D"/>
    <w:rsid w:val="006B054F"/>
    <w:rsid w:val="006B0642"/>
    <w:rsid w:val="006B08CE"/>
    <w:rsid w:val="006B1724"/>
    <w:rsid w:val="006B2698"/>
    <w:rsid w:val="006B377D"/>
    <w:rsid w:val="006B3DBE"/>
    <w:rsid w:val="006B41DD"/>
    <w:rsid w:val="006B48E0"/>
    <w:rsid w:val="006B4BC9"/>
    <w:rsid w:val="006B4C02"/>
    <w:rsid w:val="006B5440"/>
    <w:rsid w:val="006B5569"/>
    <w:rsid w:val="006B59CB"/>
    <w:rsid w:val="006B5A74"/>
    <w:rsid w:val="006B5D90"/>
    <w:rsid w:val="006B5E5E"/>
    <w:rsid w:val="006B60E5"/>
    <w:rsid w:val="006B61C1"/>
    <w:rsid w:val="006B61D3"/>
    <w:rsid w:val="006B6864"/>
    <w:rsid w:val="006B711E"/>
    <w:rsid w:val="006B78FA"/>
    <w:rsid w:val="006B7EA6"/>
    <w:rsid w:val="006C01FA"/>
    <w:rsid w:val="006C0A62"/>
    <w:rsid w:val="006C18DE"/>
    <w:rsid w:val="006C1F83"/>
    <w:rsid w:val="006C2104"/>
    <w:rsid w:val="006C2566"/>
    <w:rsid w:val="006C313F"/>
    <w:rsid w:val="006C395C"/>
    <w:rsid w:val="006C3A24"/>
    <w:rsid w:val="006C3E21"/>
    <w:rsid w:val="006C3F7F"/>
    <w:rsid w:val="006C414E"/>
    <w:rsid w:val="006C43F2"/>
    <w:rsid w:val="006C509B"/>
    <w:rsid w:val="006C51DB"/>
    <w:rsid w:val="006C538B"/>
    <w:rsid w:val="006C58D6"/>
    <w:rsid w:val="006C5C64"/>
    <w:rsid w:val="006C5E9C"/>
    <w:rsid w:val="006C5F19"/>
    <w:rsid w:val="006C658B"/>
    <w:rsid w:val="006C6C04"/>
    <w:rsid w:val="006C74EA"/>
    <w:rsid w:val="006C7591"/>
    <w:rsid w:val="006C764D"/>
    <w:rsid w:val="006C76A5"/>
    <w:rsid w:val="006C7A69"/>
    <w:rsid w:val="006C7B01"/>
    <w:rsid w:val="006C7BE9"/>
    <w:rsid w:val="006D03FB"/>
    <w:rsid w:val="006D0915"/>
    <w:rsid w:val="006D1451"/>
    <w:rsid w:val="006D150D"/>
    <w:rsid w:val="006D1BB0"/>
    <w:rsid w:val="006D2086"/>
    <w:rsid w:val="006D2404"/>
    <w:rsid w:val="006D2744"/>
    <w:rsid w:val="006D2DC9"/>
    <w:rsid w:val="006D2FF5"/>
    <w:rsid w:val="006D308D"/>
    <w:rsid w:val="006D3963"/>
    <w:rsid w:val="006D40DD"/>
    <w:rsid w:val="006D46AB"/>
    <w:rsid w:val="006D4D82"/>
    <w:rsid w:val="006D55E8"/>
    <w:rsid w:val="006D5637"/>
    <w:rsid w:val="006D564E"/>
    <w:rsid w:val="006D5782"/>
    <w:rsid w:val="006D58F7"/>
    <w:rsid w:val="006D599C"/>
    <w:rsid w:val="006D5F29"/>
    <w:rsid w:val="006D63D7"/>
    <w:rsid w:val="006D6798"/>
    <w:rsid w:val="006D6D9F"/>
    <w:rsid w:val="006D6FF5"/>
    <w:rsid w:val="006D7C4C"/>
    <w:rsid w:val="006E00DA"/>
    <w:rsid w:val="006E01C4"/>
    <w:rsid w:val="006E0AB2"/>
    <w:rsid w:val="006E0B54"/>
    <w:rsid w:val="006E0E0A"/>
    <w:rsid w:val="006E1085"/>
    <w:rsid w:val="006E10DB"/>
    <w:rsid w:val="006E19E2"/>
    <w:rsid w:val="006E1E54"/>
    <w:rsid w:val="006E2C7F"/>
    <w:rsid w:val="006E33E7"/>
    <w:rsid w:val="006E3C2D"/>
    <w:rsid w:val="006E3DFC"/>
    <w:rsid w:val="006E4893"/>
    <w:rsid w:val="006E4A51"/>
    <w:rsid w:val="006E4F66"/>
    <w:rsid w:val="006E617F"/>
    <w:rsid w:val="006E6972"/>
    <w:rsid w:val="006E6992"/>
    <w:rsid w:val="006E6B0E"/>
    <w:rsid w:val="006E78DC"/>
    <w:rsid w:val="006EEB49"/>
    <w:rsid w:val="006F10B4"/>
    <w:rsid w:val="006F134C"/>
    <w:rsid w:val="006F14A5"/>
    <w:rsid w:val="006F1EEC"/>
    <w:rsid w:val="006F2050"/>
    <w:rsid w:val="006F209F"/>
    <w:rsid w:val="006F274E"/>
    <w:rsid w:val="006F299B"/>
    <w:rsid w:val="006F2A64"/>
    <w:rsid w:val="006F2C29"/>
    <w:rsid w:val="006F3362"/>
    <w:rsid w:val="006F36CD"/>
    <w:rsid w:val="006F38D0"/>
    <w:rsid w:val="006F40BA"/>
    <w:rsid w:val="006F4246"/>
    <w:rsid w:val="006F455A"/>
    <w:rsid w:val="006F4BF3"/>
    <w:rsid w:val="006F4E7D"/>
    <w:rsid w:val="006F4F7E"/>
    <w:rsid w:val="006F509F"/>
    <w:rsid w:val="006F5572"/>
    <w:rsid w:val="006F5DBF"/>
    <w:rsid w:val="006F5E5D"/>
    <w:rsid w:val="006F6467"/>
    <w:rsid w:val="006F66F8"/>
    <w:rsid w:val="006F6AE5"/>
    <w:rsid w:val="006F6CC0"/>
    <w:rsid w:val="006F700E"/>
    <w:rsid w:val="006F70C4"/>
    <w:rsid w:val="00700485"/>
    <w:rsid w:val="007005E4"/>
    <w:rsid w:val="007008DB"/>
    <w:rsid w:val="00700B47"/>
    <w:rsid w:val="00700B63"/>
    <w:rsid w:val="00700BC1"/>
    <w:rsid w:val="007019AC"/>
    <w:rsid w:val="00702C52"/>
    <w:rsid w:val="00703085"/>
    <w:rsid w:val="0070331D"/>
    <w:rsid w:val="007033C9"/>
    <w:rsid w:val="0070361B"/>
    <w:rsid w:val="007037DF"/>
    <w:rsid w:val="00703BAE"/>
    <w:rsid w:val="0070420B"/>
    <w:rsid w:val="0070441E"/>
    <w:rsid w:val="00705421"/>
    <w:rsid w:val="00705BF7"/>
    <w:rsid w:val="00705E76"/>
    <w:rsid w:val="007060D3"/>
    <w:rsid w:val="0070658A"/>
    <w:rsid w:val="0070669F"/>
    <w:rsid w:val="00706917"/>
    <w:rsid w:val="00706BAA"/>
    <w:rsid w:val="00706FD9"/>
    <w:rsid w:val="007075D1"/>
    <w:rsid w:val="0070770B"/>
    <w:rsid w:val="00707EE3"/>
    <w:rsid w:val="0071067B"/>
    <w:rsid w:val="00710A66"/>
    <w:rsid w:val="00711535"/>
    <w:rsid w:val="0071160F"/>
    <w:rsid w:val="00711720"/>
    <w:rsid w:val="00711750"/>
    <w:rsid w:val="00711A78"/>
    <w:rsid w:val="007126BE"/>
    <w:rsid w:val="007132B5"/>
    <w:rsid w:val="00713BF3"/>
    <w:rsid w:val="00713F3D"/>
    <w:rsid w:val="00714A60"/>
    <w:rsid w:val="00714D2A"/>
    <w:rsid w:val="00714DF6"/>
    <w:rsid w:val="00715234"/>
    <w:rsid w:val="007159D6"/>
    <w:rsid w:val="007160EE"/>
    <w:rsid w:val="00716575"/>
    <w:rsid w:val="00716E44"/>
    <w:rsid w:val="007170AE"/>
    <w:rsid w:val="00717416"/>
    <w:rsid w:val="0071760C"/>
    <w:rsid w:val="00717787"/>
    <w:rsid w:val="00720209"/>
    <w:rsid w:val="007203D8"/>
    <w:rsid w:val="0072066B"/>
    <w:rsid w:val="00720EAC"/>
    <w:rsid w:val="00720F1C"/>
    <w:rsid w:val="00720F36"/>
    <w:rsid w:val="00721050"/>
    <w:rsid w:val="0072107B"/>
    <w:rsid w:val="0072136F"/>
    <w:rsid w:val="00721EDC"/>
    <w:rsid w:val="0072240C"/>
    <w:rsid w:val="00722BF1"/>
    <w:rsid w:val="00722FD0"/>
    <w:rsid w:val="0072304D"/>
    <w:rsid w:val="00723145"/>
    <w:rsid w:val="0072333C"/>
    <w:rsid w:val="00723403"/>
    <w:rsid w:val="00723A8A"/>
    <w:rsid w:val="0072418F"/>
    <w:rsid w:val="007242F3"/>
    <w:rsid w:val="0072471E"/>
    <w:rsid w:val="00724CBB"/>
    <w:rsid w:val="00724F80"/>
    <w:rsid w:val="007250E1"/>
    <w:rsid w:val="00725292"/>
    <w:rsid w:val="007255E9"/>
    <w:rsid w:val="007258E6"/>
    <w:rsid w:val="00725BA6"/>
    <w:rsid w:val="00725FF5"/>
    <w:rsid w:val="007262F4"/>
    <w:rsid w:val="00726586"/>
    <w:rsid w:val="007269AE"/>
    <w:rsid w:val="00726ACA"/>
    <w:rsid w:val="00726E16"/>
    <w:rsid w:val="00727CA6"/>
    <w:rsid w:val="00730467"/>
    <w:rsid w:val="007314BE"/>
    <w:rsid w:val="00731699"/>
    <w:rsid w:val="0073220F"/>
    <w:rsid w:val="00732BC3"/>
    <w:rsid w:val="00732DFB"/>
    <w:rsid w:val="00732FC4"/>
    <w:rsid w:val="007333DB"/>
    <w:rsid w:val="00733421"/>
    <w:rsid w:val="00733A0F"/>
    <w:rsid w:val="00734162"/>
    <w:rsid w:val="00734326"/>
    <w:rsid w:val="007346BD"/>
    <w:rsid w:val="00734DEF"/>
    <w:rsid w:val="007351C2"/>
    <w:rsid w:val="007354A0"/>
    <w:rsid w:val="007357D8"/>
    <w:rsid w:val="00735F5B"/>
    <w:rsid w:val="00735F6C"/>
    <w:rsid w:val="00736798"/>
    <w:rsid w:val="007367E3"/>
    <w:rsid w:val="0073755C"/>
    <w:rsid w:val="007377FE"/>
    <w:rsid w:val="007404EF"/>
    <w:rsid w:val="00740BA8"/>
    <w:rsid w:val="00740C2C"/>
    <w:rsid w:val="00740F5E"/>
    <w:rsid w:val="00741044"/>
    <w:rsid w:val="00741515"/>
    <w:rsid w:val="00741643"/>
    <w:rsid w:val="00741B77"/>
    <w:rsid w:val="00741F27"/>
    <w:rsid w:val="00742294"/>
    <w:rsid w:val="00742956"/>
    <w:rsid w:val="00742C5F"/>
    <w:rsid w:val="00742CB3"/>
    <w:rsid w:val="00742D6A"/>
    <w:rsid w:val="007430AF"/>
    <w:rsid w:val="0074335B"/>
    <w:rsid w:val="00743399"/>
    <w:rsid w:val="00743AFB"/>
    <w:rsid w:val="0074420D"/>
    <w:rsid w:val="007442E5"/>
    <w:rsid w:val="0074489B"/>
    <w:rsid w:val="00744D0B"/>
    <w:rsid w:val="00744EAF"/>
    <w:rsid w:val="00744FD1"/>
    <w:rsid w:val="0074567E"/>
    <w:rsid w:val="00745C33"/>
    <w:rsid w:val="00745D2F"/>
    <w:rsid w:val="0074661C"/>
    <w:rsid w:val="0074769C"/>
    <w:rsid w:val="0074783F"/>
    <w:rsid w:val="00747962"/>
    <w:rsid w:val="00750814"/>
    <w:rsid w:val="007508D0"/>
    <w:rsid w:val="00750B40"/>
    <w:rsid w:val="00751259"/>
    <w:rsid w:val="00751598"/>
    <w:rsid w:val="007515D0"/>
    <w:rsid w:val="00751A07"/>
    <w:rsid w:val="00752371"/>
    <w:rsid w:val="00752657"/>
    <w:rsid w:val="007526B9"/>
    <w:rsid w:val="00752812"/>
    <w:rsid w:val="00752925"/>
    <w:rsid w:val="0075382A"/>
    <w:rsid w:val="007538D0"/>
    <w:rsid w:val="00753C5A"/>
    <w:rsid w:val="00754152"/>
    <w:rsid w:val="00754B37"/>
    <w:rsid w:val="0075566F"/>
    <w:rsid w:val="00755ABC"/>
    <w:rsid w:val="00755EC2"/>
    <w:rsid w:val="00755EF7"/>
    <w:rsid w:val="00756122"/>
    <w:rsid w:val="007569C7"/>
    <w:rsid w:val="00756A6E"/>
    <w:rsid w:val="0075718D"/>
    <w:rsid w:val="007578F2"/>
    <w:rsid w:val="007579B2"/>
    <w:rsid w:val="00757F3F"/>
    <w:rsid w:val="00760257"/>
    <w:rsid w:val="00760642"/>
    <w:rsid w:val="00760794"/>
    <w:rsid w:val="007607F5"/>
    <w:rsid w:val="00760ACA"/>
    <w:rsid w:val="00760B89"/>
    <w:rsid w:val="00760DA8"/>
    <w:rsid w:val="0076135B"/>
    <w:rsid w:val="00761AAB"/>
    <w:rsid w:val="00761AC1"/>
    <w:rsid w:val="00761B5C"/>
    <w:rsid w:val="00761CC8"/>
    <w:rsid w:val="007621A2"/>
    <w:rsid w:val="0076226F"/>
    <w:rsid w:val="0076253E"/>
    <w:rsid w:val="00762E02"/>
    <w:rsid w:val="007630C4"/>
    <w:rsid w:val="007630D8"/>
    <w:rsid w:val="007640DA"/>
    <w:rsid w:val="00764489"/>
    <w:rsid w:val="00764A25"/>
    <w:rsid w:val="00764A6C"/>
    <w:rsid w:val="00765C70"/>
    <w:rsid w:val="007663E2"/>
    <w:rsid w:val="0076661A"/>
    <w:rsid w:val="00767022"/>
    <w:rsid w:val="007670E1"/>
    <w:rsid w:val="007670EF"/>
    <w:rsid w:val="00767AC8"/>
    <w:rsid w:val="007702C2"/>
    <w:rsid w:val="00770496"/>
    <w:rsid w:val="007707A6"/>
    <w:rsid w:val="00770CAB"/>
    <w:rsid w:val="00770E65"/>
    <w:rsid w:val="0077153A"/>
    <w:rsid w:val="00771C71"/>
    <w:rsid w:val="00772209"/>
    <w:rsid w:val="00772728"/>
    <w:rsid w:val="00772A8F"/>
    <w:rsid w:val="00772EF1"/>
    <w:rsid w:val="007738A5"/>
    <w:rsid w:val="00773F8A"/>
    <w:rsid w:val="0077458A"/>
    <w:rsid w:val="00774A88"/>
    <w:rsid w:val="00774E6A"/>
    <w:rsid w:val="00774EDA"/>
    <w:rsid w:val="00775057"/>
    <w:rsid w:val="00775505"/>
    <w:rsid w:val="007755FA"/>
    <w:rsid w:val="00775692"/>
    <w:rsid w:val="00775BF0"/>
    <w:rsid w:val="00775D30"/>
    <w:rsid w:val="0077624B"/>
    <w:rsid w:val="007764C6"/>
    <w:rsid w:val="00777733"/>
    <w:rsid w:val="0078045D"/>
    <w:rsid w:val="00781357"/>
    <w:rsid w:val="0078192A"/>
    <w:rsid w:val="00781A7C"/>
    <w:rsid w:val="00781CA7"/>
    <w:rsid w:val="0078272B"/>
    <w:rsid w:val="007827FA"/>
    <w:rsid w:val="0078285D"/>
    <w:rsid w:val="00783125"/>
    <w:rsid w:val="0078328B"/>
    <w:rsid w:val="007834E1"/>
    <w:rsid w:val="00783C7E"/>
    <w:rsid w:val="007844DF"/>
    <w:rsid w:val="00784B09"/>
    <w:rsid w:val="00784CCA"/>
    <w:rsid w:val="00785368"/>
    <w:rsid w:val="00785442"/>
    <w:rsid w:val="007856B4"/>
    <w:rsid w:val="007856FB"/>
    <w:rsid w:val="00785B1A"/>
    <w:rsid w:val="00785D3B"/>
    <w:rsid w:val="00786534"/>
    <w:rsid w:val="007867FE"/>
    <w:rsid w:val="00786B12"/>
    <w:rsid w:val="00786C4F"/>
    <w:rsid w:val="00786D3D"/>
    <w:rsid w:val="0078705F"/>
    <w:rsid w:val="007874E4"/>
    <w:rsid w:val="0078769A"/>
    <w:rsid w:val="007879B4"/>
    <w:rsid w:val="00787A5C"/>
    <w:rsid w:val="00787E74"/>
    <w:rsid w:val="00787FF2"/>
    <w:rsid w:val="00790447"/>
    <w:rsid w:val="00790B68"/>
    <w:rsid w:val="00790ED8"/>
    <w:rsid w:val="00791E10"/>
    <w:rsid w:val="00791F72"/>
    <w:rsid w:val="0079231A"/>
    <w:rsid w:val="007924DA"/>
    <w:rsid w:val="007927FF"/>
    <w:rsid w:val="00792D2A"/>
    <w:rsid w:val="00792E42"/>
    <w:rsid w:val="00792F88"/>
    <w:rsid w:val="007932BA"/>
    <w:rsid w:val="00793612"/>
    <w:rsid w:val="00793794"/>
    <w:rsid w:val="00793DB7"/>
    <w:rsid w:val="00793FD4"/>
    <w:rsid w:val="007940D3"/>
    <w:rsid w:val="00794393"/>
    <w:rsid w:val="007947AC"/>
    <w:rsid w:val="00794CBA"/>
    <w:rsid w:val="007951BB"/>
    <w:rsid w:val="007958A1"/>
    <w:rsid w:val="00795D4A"/>
    <w:rsid w:val="00795D7B"/>
    <w:rsid w:val="0079636F"/>
    <w:rsid w:val="00796984"/>
    <w:rsid w:val="0079710E"/>
    <w:rsid w:val="0079730B"/>
    <w:rsid w:val="00797368"/>
    <w:rsid w:val="007978BC"/>
    <w:rsid w:val="00797B32"/>
    <w:rsid w:val="007A02F9"/>
    <w:rsid w:val="007A0572"/>
    <w:rsid w:val="007A0707"/>
    <w:rsid w:val="007A08AF"/>
    <w:rsid w:val="007A098D"/>
    <w:rsid w:val="007A0B9F"/>
    <w:rsid w:val="007A19D9"/>
    <w:rsid w:val="007A1B6F"/>
    <w:rsid w:val="007A1FD7"/>
    <w:rsid w:val="007A2AB2"/>
    <w:rsid w:val="007A2AF3"/>
    <w:rsid w:val="007A2AFA"/>
    <w:rsid w:val="007A2B28"/>
    <w:rsid w:val="007A2CAE"/>
    <w:rsid w:val="007A2E90"/>
    <w:rsid w:val="007A3062"/>
    <w:rsid w:val="007A30C2"/>
    <w:rsid w:val="007A30CB"/>
    <w:rsid w:val="007A3974"/>
    <w:rsid w:val="007A3AC1"/>
    <w:rsid w:val="007A3CEA"/>
    <w:rsid w:val="007A3E63"/>
    <w:rsid w:val="007A420C"/>
    <w:rsid w:val="007A44D6"/>
    <w:rsid w:val="007A44FD"/>
    <w:rsid w:val="007A459B"/>
    <w:rsid w:val="007A4656"/>
    <w:rsid w:val="007A4669"/>
    <w:rsid w:val="007A4DE0"/>
    <w:rsid w:val="007A5438"/>
    <w:rsid w:val="007A56E0"/>
    <w:rsid w:val="007A65CF"/>
    <w:rsid w:val="007A6837"/>
    <w:rsid w:val="007A788F"/>
    <w:rsid w:val="007B0006"/>
    <w:rsid w:val="007B00C1"/>
    <w:rsid w:val="007B033A"/>
    <w:rsid w:val="007B056D"/>
    <w:rsid w:val="007B22E4"/>
    <w:rsid w:val="007B2731"/>
    <w:rsid w:val="007B2EC3"/>
    <w:rsid w:val="007B32B7"/>
    <w:rsid w:val="007B3553"/>
    <w:rsid w:val="007B3825"/>
    <w:rsid w:val="007B39E5"/>
    <w:rsid w:val="007B3ADE"/>
    <w:rsid w:val="007B3FF8"/>
    <w:rsid w:val="007B41F2"/>
    <w:rsid w:val="007B5E4C"/>
    <w:rsid w:val="007B5E83"/>
    <w:rsid w:val="007B5F2F"/>
    <w:rsid w:val="007B63BC"/>
    <w:rsid w:val="007B6828"/>
    <w:rsid w:val="007B6FA2"/>
    <w:rsid w:val="007B71F6"/>
    <w:rsid w:val="007B77B5"/>
    <w:rsid w:val="007B7B6C"/>
    <w:rsid w:val="007B7D45"/>
    <w:rsid w:val="007B7E6B"/>
    <w:rsid w:val="007C04B4"/>
    <w:rsid w:val="007C0867"/>
    <w:rsid w:val="007C0A2A"/>
    <w:rsid w:val="007C0FA4"/>
    <w:rsid w:val="007C1622"/>
    <w:rsid w:val="007C245E"/>
    <w:rsid w:val="007C2B73"/>
    <w:rsid w:val="007C2D82"/>
    <w:rsid w:val="007C31DA"/>
    <w:rsid w:val="007C333A"/>
    <w:rsid w:val="007C394C"/>
    <w:rsid w:val="007C3C80"/>
    <w:rsid w:val="007C47C5"/>
    <w:rsid w:val="007C4971"/>
    <w:rsid w:val="007C4FD9"/>
    <w:rsid w:val="007C535F"/>
    <w:rsid w:val="007C557B"/>
    <w:rsid w:val="007C5F1C"/>
    <w:rsid w:val="007C603A"/>
    <w:rsid w:val="007C6049"/>
    <w:rsid w:val="007C619B"/>
    <w:rsid w:val="007C657D"/>
    <w:rsid w:val="007C6CAF"/>
    <w:rsid w:val="007C7096"/>
    <w:rsid w:val="007C73EA"/>
    <w:rsid w:val="007D047D"/>
    <w:rsid w:val="007D0C1E"/>
    <w:rsid w:val="007D0D32"/>
    <w:rsid w:val="007D0F6E"/>
    <w:rsid w:val="007D152E"/>
    <w:rsid w:val="007D2285"/>
    <w:rsid w:val="007D261D"/>
    <w:rsid w:val="007D2ED2"/>
    <w:rsid w:val="007D31D9"/>
    <w:rsid w:val="007D33D2"/>
    <w:rsid w:val="007D3BDF"/>
    <w:rsid w:val="007D3C18"/>
    <w:rsid w:val="007D401A"/>
    <w:rsid w:val="007D48EC"/>
    <w:rsid w:val="007D4E6D"/>
    <w:rsid w:val="007D62F8"/>
    <w:rsid w:val="007D6E28"/>
    <w:rsid w:val="007D778A"/>
    <w:rsid w:val="007D7AEE"/>
    <w:rsid w:val="007E0134"/>
    <w:rsid w:val="007E01FC"/>
    <w:rsid w:val="007E070E"/>
    <w:rsid w:val="007E0713"/>
    <w:rsid w:val="007E1520"/>
    <w:rsid w:val="007E15F2"/>
    <w:rsid w:val="007E203C"/>
    <w:rsid w:val="007E215B"/>
    <w:rsid w:val="007E2720"/>
    <w:rsid w:val="007E30A4"/>
    <w:rsid w:val="007E3219"/>
    <w:rsid w:val="007E3235"/>
    <w:rsid w:val="007E3AED"/>
    <w:rsid w:val="007E3C7B"/>
    <w:rsid w:val="007E3CAC"/>
    <w:rsid w:val="007E4110"/>
    <w:rsid w:val="007E4270"/>
    <w:rsid w:val="007E53DC"/>
    <w:rsid w:val="007E5764"/>
    <w:rsid w:val="007E6126"/>
    <w:rsid w:val="007E62E2"/>
    <w:rsid w:val="007E689B"/>
    <w:rsid w:val="007E68EA"/>
    <w:rsid w:val="007E6A46"/>
    <w:rsid w:val="007E73C0"/>
    <w:rsid w:val="007E766D"/>
    <w:rsid w:val="007E7CFD"/>
    <w:rsid w:val="007F058E"/>
    <w:rsid w:val="007F0606"/>
    <w:rsid w:val="007F1108"/>
    <w:rsid w:val="007F1831"/>
    <w:rsid w:val="007F1C9F"/>
    <w:rsid w:val="007F1CBF"/>
    <w:rsid w:val="007F25C6"/>
    <w:rsid w:val="007F25EB"/>
    <w:rsid w:val="007F2C07"/>
    <w:rsid w:val="007F316A"/>
    <w:rsid w:val="007F3FB3"/>
    <w:rsid w:val="007F43B2"/>
    <w:rsid w:val="007F440E"/>
    <w:rsid w:val="007F48A1"/>
    <w:rsid w:val="007F505B"/>
    <w:rsid w:val="007F5114"/>
    <w:rsid w:val="007F54CA"/>
    <w:rsid w:val="007F59A5"/>
    <w:rsid w:val="007F6069"/>
    <w:rsid w:val="007F6271"/>
    <w:rsid w:val="007F62EC"/>
    <w:rsid w:val="007F63F5"/>
    <w:rsid w:val="007F6840"/>
    <w:rsid w:val="007F728E"/>
    <w:rsid w:val="007F73C2"/>
    <w:rsid w:val="007F7679"/>
    <w:rsid w:val="007F767D"/>
    <w:rsid w:val="007F7CE8"/>
    <w:rsid w:val="007F7DAF"/>
    <w:rsid w:val="008007EF"/>
    <w:rsid w:val="008008C3"/>
    <w:rsid w:val="00800A18"/>
    <w:rsid w:val="00800A24"/>
    <w:rsid w:val="00800A45"/>
    <w:rsid w:val="00800AA3"/>
    <w:rsid w:val="00800DC8"/>
    <w:rsid w:val="00800E4C"/>
    <w:rsid w:val="00800E81"/>
    <w:rsid w:val="00800EFE"/>
    <w:rsid w:val="0080142C"/>
    <w:rsid w:val="008014E1"/>
    <w:rsid w:val="0080166C"/>
    <w:rsid w:val="00801C98"/>
    <w:rsid w:val="00801CBD"/>
    <w:rsid w:val="00801F94"/>
    <w:rsid w:val="00801FAA"/>
    <w:rsid w:val="008020FB"/>
    <w:rsid w:val="0080282C"/>
    <w:rsid w:val="0080285D"/>
    <w:rsid w:val="00803466"/>
    <w:rsid w:val="0080355C"/>
    <w:rsid w:val="00803832"/>
    <w:rsid w:val="00803A8D"/>
    <w:rsid w:val="00803BEF"/>
    <w:rsid w:val="00804283"/>
    <w:rsid w:val="0080527E"/>
    <w:rsid w:val="00805B59"/>
    <w:rsid w:val="00805D37"/>
    <w:rsid w:val="00805F6B"/>
    <w:rsid w:val="0080697B"/>
    <w:rsid w:val="00807054"/>
    <w:rsid w:val="00807A76"/>
    <w:rsid w:val="00807B33"/>
    <w:rsid w:val="008103A7"/>
    <w:rsid w:val="00810410"/>
    <w:rsid w:val="00810D87"/>
    <w:rsid w:val="00811205"/>
    <w:rsid w:val="008114DD"/>
    <w:rsid w:val="00811A76"/>
    <w:rsid w:val="008120F5"/>
    <w:rsid w:val="00812716"/>
    <w:rsid w:val="008127C3"/>
    <w:rsid w:val="008127E2"/>
    <w:rsid w:val="00812C87"/>
    <w:rsid w:val="00812D07"/>
    <w:rsid w:val="008131A9"/>
    <w:rsid w:val="00813C39"/>
    <w:rsid w:val="00814102"/>
    <w:rsid w:val="008143CB"/>
    <w:rsid w:val="00814587"/>
    <w:rsid w:val="00814745"/>
    <w:rsid w:val="00814A12"/>
    <w:rsid w:val="00815160"/>
    <w:rsid w:val="008153A0"/>
    <w:rsid w:val="00815619"/>
    <w:rsid w:val="00815B16"/>
    <w:rsid w:val="00815DBB"/>
    <w:rsid w:val="00816477"/>
    <w:rsid w:val="008166E2"/>
    <w:rsid w:val="0081670E"/>
    <w:rsid w:val="0081692F"/>
    <w:rsid w:val="00816BC7"/>
    <w:rsid w:val="00816F01"/>
    <w:rsid w:val="0081731F"/>
    <w:rsid w:val="00817753"/>
    <w:rsid w:val="00817BF5"/>
    <w:rsid w:val="00817D56"/>
    <w:rsid w:val="00820529"/>
    <w:rsid w:val="00820CA0"/>
    <w:rsid w:val="00821499"/>
    <w:rsid w:val="00821AC0"/>
    <w:rsid w:val="00821E10"/>
    <w:rsid w:val="008221A0"/>
    <w:rsid w:val="008225A9"/>
    <w:rsid w:val="00822834"/>
    <w:rsid w:val="008234D2"/>
    <w:rsid w:val="00823B88"/>
    <w:rsid w:val="008244D3"/>
    <w:rsid w:val="008247C6"/>
    <w:rsid w:val="008247F1"/>
    <w:rsid w:val="00824CFE"/>
    <w:rsid w:val="00825287"/>
    <w:rsid w:val="008254DB"/>
    <w:rsid w:val="00825777"/>
    <w:rsid w:val="00825794"/>
    <w:rsid w:val="008257ED"/>
    <w:rsid w:val="00825A9C"/>
    <w:rsid w:val="00825E0D"/>
    <w:rsid w:val="00825F90"/>
    <w:rsid w:val="008263D0"/>
    <w:rsid w:val="0082699E"/>
    <w:rsid w:val="00826CC3"/>
    <w:rsid w:val="0082741D"/>
    <w:rsid w:val="00830011"/>
    <w:rsid w:val="008307C1"/>
    <w:rsid w:val="008307F7"/>
    <w:rsid w:val="00830A8B"/>
    <w:rsid w:val="00830BCA"/>
    <w:rsid w:val="00830E66"/>
    <w:rsid w:val="00831349"/>
    <w:rsid w:val="0083163E"/>
    <w:rsid w:val="00831D76"/>
    <w:rsid w:val="00831E63"/>
    <w:rsid w:val="0083215C"/>
    <w:rsid w:val="0083236D"/>
    <w:rsid w:val="00832626"/>
    <w:rsid w:val="008331FF"/>
    <w:rsid w:val="00833390"/>
    <w:rsid w:val="008334AE"/>
    <w:rsid w:val="0083358A"/>
    <w:rsid w:val="00833723"/>
    <w:rsid w:val="00833A86"/>
    <w:rsid w:val="00833B06"/>
    <w:rsid w:val="00833B3E"/>
    <w:rsid w:val="00833EB3"/>
    <w:rsid w:val="00834322"/>
    <w:rsid w:val="008357E8"/>
    <w:rsid w:val="0083657F"/>
    <w:rsid w:val="00836588"/>
    <w:rsid w:val="00836749"/>
    <w:rsid w:val="00836B4A"/>
    <w:rsid w:val="00836D7D"/>
    <w:rsid w:val="00836EB7"/>
    <w:rsid w:val="008375B7"/>
    <w:rsid w:val="00837911"/>
    <w:rsid w:val="0083799B"/>
    <w:rsid w:val="00840355"/>
    <w:rsid w:val="00840647"/>
    <w:rsid w:val="00840E5D"/>
    <w:rsid w:val="008415ED"/>
    <w:rsid w:val="0084252E"/>
    <w:rsid w:val="00842676"/>
    <w:rsid w:val="00842B79"/>
    <w:rsid w:val="00842D68"/>
    <w:rsid w:val="00842FC5"/>
    <w:rsid w:val="00843674"/>
    <w:rsid w:val="008436AC"/>
    <w:rsid w:val="00843BFF"/>
    <w:rsid w:val="00844222"/>
    <w:rsid w:val="00845233"/>
    <w:rsid w:val="008457FD"/>
    <w:rsid w:val="00846207"/>
    <w:rsid w:val="008468FA"/>
    <w:rsid w:val="00846EBE"/>
    <w:rsid w:val="0084721F"/>
    <w:rsid w:val="00847407"/>
    <w:rsid w:val="008474BC"/>
    <w:rsid w:val="008501E1"/>
    <w:rsid w:val="008503F4"/>
    <w:rsid w:val="00851425"/>
    <w:rsid w:val="00852264"/>
    <w:rsid w:val="00852339"/>
    <w:rsid w:val="00852F02"/>
    <w:rsid w:val="008531FA"/>
    <w:rsid w:val="0085347F"/>
    <w:rsid w:val="008534C6"/>
    <w:rsid w:val="00854010"/>
    <w:rsid w:val="00854345"/>
    <w:rsid w:val="00854472"/>
    <w:rsid w:val="00854807"/>
    <w:rsid w:val="008557DB"/>
    <w:rsid w:val="0085598A"/>
    <w:rsid w:val="00856190"/>
    <w:rsid w:val="00856AFC"/>
    <w:rsid w:val="00856DC7"/>
    <w:rsid w:val="0085726E"/>
    <w:rsid w:val="00860378"/>
    <w:rsid w:val="008604ED"/>
    <w:rsid w:val="008607DB"/>
    <w:rsid w:val="008609F3"/>
    <w:rsid w:val="00860C4F"/>
    <w:rsid w:val="00860C80"/>
    <w:rsid w:val="00860E1C"/>
    <w:rsid w:val="00861249"/>
    <w:rsid w:val="008615F9"/>
    <w:rsid w:val="00861DCD"/>
    <w:rsid w:val="00861E79"/>
    <w:rsid w:val="0086213B"/>
    <w:rsid w:val="008624A1"/>
    <w:rsid w:val="0086264D"/>
    <w:rsid w:val="00862773"/>
    <w:rsid w:val="00862B1A"/>
    <w:rsid w:val="00862D1D"/>
    <w:rsid w:val="00863190"/>
    <w:rsid w:val="0086415C"/>
    <w:rsid w:val="00864461"/>
    <w:rsid w:val="0086454A"/>
    <w:rsid w:val="00864916"/>
    <w:rsid w:val="00864AC8"/>
    <w:rsid w:val="008653E3"/>
    <w:rsid w:val="0086581F"/>
    <w:rsid w:val="00865D52"/>
    <w:rsid w:val="00865FEE"/>
    <w:rsid w:val="0086605E"/>
    <w:rsid w:val="00866103"/>
    <w:rsid w:val="0086706D"/>
    <w:rsid w:val="0086721C"/>
    <w:rsid w:val="0086778B"/>
    <w:rsid w:val="00867C16"/>
    <w:rsid w:val="00867C67"/>
    <w:rsid w:val="00867E28"/>
    <w:rsid w:val="00870389"/>
    <w:rsid w:val="00870EF5"/>
    <w:rsid w:val="008712D2"/>
    <w:rsid w:val="00871494"/>
    <w:rsid w:val="00871496"/>
    <w:rsid w:val="00871820"/>
    <w:rsid w:val="00871B0A"/>
    <w:rsid w:val="00871FAB"/>
    <w:rsid w:val="008720B7"/>
    <w:rsid w:val="00872E37"/>
    <w:rsid w:val="00873275"/>
    <w:rsid w:val="0087465C"/>
    <w:rsid w:val="008747AB"/>
    <w:rsid w:val="00874FD4"/>
    <w:rsid w:val="008750FB"/>
    <w:rsid w:val="008756E8"/>
    <w:rsid w:val="00875C62"/>
    <w:rsid w:val="00875FF6"/>
    <w:rsid w:val="0087652F"/>
    <w:rsid w:val="008768F5"/>
    <w:rsid w:val="00876C42"/>
    <w:rsid w:val="00876F68"/>
    <w:rsid w:val="00877C2D"/>
    <w:rsid w:val="0088008C"/>
    <w:rsid w:val="008801E2"/>
    <w:rsid w:val="00880509"/>
    <w:rsid w:val="008805FF"/>
    <w:rsid w:val="00880623"/>
    <w:rsid w:val="00880991"/>
    <w:rsid w:val="008809DD"/>
    <w:rsid w:val="00880F07"/>
    <w:rsid w:val="00880FC0"/>
    <w:rsid w:val="00880FE0"/>
    <w:rsid w:val="008811D4"/>
    <w:rsid w:val="008815A2"/>
    <w:rsid w:val="00881F01"/>
    <w:rsid w:val="00882043"/>
    <w:rsid w:val="00882374"/>
    <w:rsid w:val="0088242B"/>
    <w:rsid w:val="008832C2"/>
    <w:rsid w:val="0088358C"/>
    <w:rsid w:val="00884BB1"/>
    <w:rsid w:val="00884DCE"/>
    <w:rsid w:val="00884F15"/>
    <w:rsid w:val="00885018"/>
    <w:rsid w:val="00885022"/>
    <w:rsid w:val="00885254"/>
    <w:rsid w:val="008852E6"/>
    <w:rsid w:val="008856B4"/>
    <w:rsid w:val="008856BB"/>
    <w:rsid w:val="0088575D"/>
    <w:rsid w:val="00885B57"/>
    <w:rsid w:val="00885C2D"/>
    <w:rsid w:val="00885E52"/>
    <w:rsid w:val="00885F4E"/>
    <w:rsid w:val="0088607A"/>
    <w:rsid w:val="00886412"/>
    <w:rsid w:val="00886436"/>
    <w:rsid w:val="00886523"/>
    <w:rsid w:val="008869AF"/>
    <w:rsid w:val="00886FAF"/>
    <w:rsid w:val="00887309"/>
    <w:rsid w:val="008878B6"/>
    <w:rsid w:val="00887A09"/>
    <w:rsid w:val="00887AA5"/>
    <w:rsid w:val="00887AE7"/>
    <w:rsid w:val="008901CC"/>
    <w:rsid w:val="00890412"/>
    <w:rsid w:val="008905E3"/>
    <w:rsid w:val="00890AC6"/>
    <w:rsid w:val="00890B55"/>
    <w:rsid w:val="0089100F"/>
    <w:rsid w:val="00891292"/>
    <w:rsid w:val="0089140C"/>
    <w:rsid w:val="0089165F"/>
    <w:rsid w:val="008917EB"/>
    <w:rsid w:val="00891B94"/>
    <w:rsid w:val="00891F8A"/>
    <w:rsid w:val="008929AA"/>
    <w:rsid w:val="00892A3D"/>
    <w:rsid w:val="00892C96"/>
    <w:rsid w:val="00892CDD"/>
    <w:rsid w:val="00893354"/>
    <w:rsid w:val="0089360A"/>
    <w:rsid w:val="00893764"/>
    <w:rsid w:val="00894696"/>
    <w:rsid w:val="00894832"/>
    <w:rsid w:val="00894B48"/>
    <w:rsid w:val="00894B89"/>
    <w:rsid w:val="00894CC8"/>
    <w:rsid w:val="00894D34"/>
    <w:rsid w:val="00894D55"/>
    <w:rsid w:val="00894FF9"/>
    <w:rsid w:val="00895679"/>
    <w:rsid w:val="00895B97"/>
    <w:rsid w:val="00895CB3"/>
    <w:rsid w:val="00895F37"/>
    <w:rsid w:val="00896213"/>
    <w:rsid w:val="0089632F"/>
    <w:rsid w:val="008965C2"/>
    <w:rsid w:val="00896712"/>
    <w:rsid w:val="008968AF"/>
    <w:rsid w:val="00896A74"/>
    <w:rsid w:val="00896D01"/>
    <w:rsid w:val="008975D0"/>
    <w:rsid w:val="008979E0"/>
    <w:rsid w:val="008A09E9"/>
    <w:rsid w:val="008A0E13"/>
    <w:rsid w:val="008A156C"/>
    <w:rsid w:val="008A1A6A"/>
    <w:rsid w:val="008A1E69"/>
    <w:rsid w:val="008A1F26"/>
    <w:rsid w:val="008A2851"/>
    <w:rsid w:val="008A2CB1"/>
    <w:rsid w:val="008A2DE6"/>
    <w:rsid w:val="008A3264"/>
    <w:rsid w:val="008A329D"/>
    <w:rsid w:val="008A3505"/>
    <w:rsid w:val="008A360A"/>
    <w:rsid w:val="008A42E5"/>
    <w:rsid w:val="008A442F"/>
    <w:rsid w:val="008A4AC3"/>
    <w:rsid w:val="008A4AF8"/>
    <w:rsid w:val="008A4E5E"/>
    <w:rsid w:val="008A5056"/>
    <w:rsid w:val="008A5110"/>
    <w:rsid w:val="008A5116"/>
    <w:rsid w:val="008A5445"/>
    <w:rsid w:val="008A77E0"/>
    <w:rsid w:val="008A784A"/>
    <w:rsid w:val="008A7E6B"/>
    <w:rsid w:val="008B0396"/>
    <w:rsid w:val="008B0680"/>
    <w:rsid w:val="008B0AF3"/>
    <w:rsid w:val="008B0B52"/>
    <w:rsid w:val="008B104B"/>
    <w:rsid w:val="008B1485"/>
    <w:rsid w:val="008B1D0D"/>
    <w:rsid w:val="008B1D19"/>
    <w:rsid w:val="008B2212"/>
    <w:rsid w:val="008B23C9"/>
    <w:rsid w:val="008B27B1"/>
    <w:rsid w:val="008B2DCF"/>
    <w:rsid w:val="008B327B"/>
    <w:rsid w:val="008B3898"/>
    <w:rsid w:val="008B3FD6"/>
    <w:rsid w:val="008B4673"/>
    <w:rsid w:val="008B48E6"/>
    <w:rsid w:val="008B4A29"/>
    <w:rsid w:val="008B4EA0"/>
    <w:rsid w:val="008B5F83"/>
    <w:rsid w:val="008B6272"/>
    <w:rsid w:val="008B6728"/>
    <w:rsid w:val="008B68F9"/>
    <w:rsid w:val="008B6902"/>
    <w:rsid w:val="008B6A6F"/>
    <w:rsid w:val="008B7EAC"/>
    <w:rsid w:val="008C041F"/>
    <w:rsid w:val="008C0AEB"/>
    <w:rsid w:val="008C129C"/>
    <w:rsid w:val="008C174A"/>
    <w:rsid w:val="008C1785"/>
    <w:rsid w:val="008C1CE8"/>
    <w:rsid w:val="008C2404"/>
    <w:rsid w:val="008C2468"/>
    <w:rsid w:val="008C27C0"/>
    <w:rsid w:val="008C2A27"/>
    <w:rsid w:val="008C2C9C"/>
    <w:rsid w:val="008C2CE8"/>
    <w:rsid w:val="008C3BF7"/>
    <w:rsid w:val="008C40BB"/>
    <w:rsid w:val="008C427F"/>
    <w:rsid w:val="008C5550"/>
    <w:rsid w:val="008C55D5"/>
    <w:rsid w:val="008C58E9"/>
    <w:rsid w:val="008C5CB5"/>
    <w:rsid w:val="008C6146"/>
    <w:rsid w:val="008C64A4"/>
    <w:rsid w:val="008C652C"/>
    <w:rsid w:val="008C6B3E"/>
    <w:rsid w:val="008C6C02"/>
    <w:rsid w:val="008C6E45"/>
    <w:rsid w:val="008C762C"/>
    <w:rsid w:val="008C770E"/>
    <w:rsid w:val="008C7AEA"/>
    <w:rsid w:val="008C7AFA"/>
    <w:rsid w:val="008D09C1"/>
    <w:rsid w:val="008D0BA0"/>
    <w:rsid w:val="008D0CD9"/>
    <w:rsid w:val="008D1BE2"/>
    <w:rsid w:val="008D1D8F"/>
    <w:rsid w:val="008D2387"/>
    <w:rsid w:val="008D2610"/>
    <w:rsid w:val="008D2916"/>
    <w:rsid w:val="008D2E3F"/>
    <w:rsid w:val="008D326C"/>
    <w:rsid w:val="008D48B8"/>
    <w:rsid w:val="008D4D82"/>
    <w:rsid w:val="008D5384"/>
    <w:rsid w:val="008D579F"/>
    <w:rsid w:val="008D593D"/>
    <w:rsid w:val="008D5949"/>
    <w:rsid w:val="008D5A0E"/>
    <w:rsid w:val="008D5C7C"/>
    <w:rsid w:val="008D619B"/>
    <w:rsid w:val="008D66EA"/>
    <w:rsid w:val="008D6874"/>
    <w:rsid w:val="008D68B7"/>
    <w:rsid w:val="008D7029"/>
    <w:rsid w:val="008D7565"/>
    <w:rsid w:val="008D7ABA"/>
    <w:rsid w:val="008D7D04"/>
    <w:rsid w:val="008E02EF"/>
    <w:rsid w:val="008E0367"/>
    <w:rsid w:val="008E0373"/>
    <w:rsid w:val="008E039B"/>
    <w:rsid w:val="008E0C33"/>
    <w:rsid w:val="008E0D7F"/>
    <w:rsid w:val="008E0D86"/>
    <w:rsid w:val="008E12DD"/>
    <w:rsid w:val="008E1325"/>
    <w:rsid w:val="008E1AB1"/>
    <w:rsid w:val="008E1DB8"/>
    <w:rsid w:val="008E2154"/>
    <w:rsid w:val="008E21EE"/>
    <w:rsid w:val="008E2E04"/>
    <w:rsid w:val="008E2FD2"/>
    <w:rsid w:val="008E30C2"/>
    <w:rsid w:val="008E35E8"/>
    <w:rsid w:val="008E3AC0"/>
    <w:rsid w:val="008E3D95"/>
    <w:rsid w:val="008E4175"/>
    <w:rsid w:val="008E5132"/>
    <w:rsid w:val="008E5465"/>
    <w:rsid w:val="008E5A7C"/>
    <w:rsid w:val="008E5F16"/>
    <w:rsid w:val="008E5F75"/>
    <w:rsid w:val="008E646F"/>
    <w:rsid w:val="008E6AA1"/>
    <w:rsid w:val="008E6CCF"/>
    <w:rsid w:val="008E715C"/>
    <w:rsid w:val="008E732B"/>
    <w:rsid w:val="008E79FA"/>
    <w:rsid w:val="008E7A74"/>
    <w:rsid w:val="008EBEF1"/>
    <w:rsid w:val="008F0101"/>
    <w:rsid w:val="008F093F"/>
    <w:rsid w:val="008F1756"/>
    <w:rsid w:val="008F221A"/>
    <w:rsid w:val="008F2941"/>
    <w:rsid w:val="008F2BF2"/>
    <w:rsid w:val="008F2D56"/>
    <w:rsid w:val="008F30BF"/>
    <w:rsid w:val="008F30F4"/>
    <w:rsid w:val="008F3B8A"/>
    <w:rsid w:val="008F3BBA"/>
    <w:rsid w:val="008F4EB9"/>
    <w:rsid w:val="008F54AD"/>
    <w:rsid w:val="008F54DD"/>
    <w:rsid w:val="008F56FC"/>
    <w:rsid w:val="008F5D84"/>
    <w:rsid w:val="008F6AE5"/>
    <w:rsid w:val="008F6BBC"/>
    <w:rsid w:val="008F6C1F"/>
    <w:rsid w:val="008F6EA3"/>
    <w:rsid w:val="008F715A"/>
    <w:rsid w:val="008F7441"/>
    <w:rsid w:val="008F77BA"/>
    <w:rsid w:val="0090024A"/>
    <w:rsid w:val="0090029E"/>
    <w:rsid w:val="00900E3E"/>
    <w:rsid w:val="009010B0"/>
    <w:rsid w:val="009023E1"/>
    <w:rsid w:val="00902516"/>
    <w:rsid w:val="009033D1"/>
    <w:rsid w:val="009035F4"/>
    <w:rsid w:val="00903650"/>
    <w:rsid w:val="009036ED"/>
    <w:rsid w:val="009039E4"/>
    <w:rsid w:val="009040CC"/>
    <w:rsid w:val="0090498F"/>
    <w:rsid w:val="00904F14"/>
    <w:rsid w:val="009051FD"/>
    <w:rsid w:val="00905790"/>
    <w:rsid w:val="00905AA8"/>
    <w:rsid w:val="00905E57"/>
    <w:rsid w:val="0090640E"/>
    <w:rsid w:val="00906439"/>
    <w:rsid w:val="009064A0"/>
    <w:rsid w:val="00906623"/>
    <w:rsid w:val="00906667"/>
    <w:rsid w:val="009068BA"/>
    <w:rsid w:val="0090736A"/>
    <w:rsid w:val="00907A42"/>
    <w:rsid w:val="0091002E"/>
    <w:rsid w:val="009107CD"/>
    <w:rsid w:val="00910F70"/>
    <w:rsid w:val="009119B5"/>
    <w:rsid w:val="00911ABD"/>
    <w:rsid w:val="00911E22"/>
    <w:rsid w:val="00911E57"/>
    <w:rsid w:val="0091282E"/>
    <w:rsid w:val="009131A4"/>
    <w:rsid w:val="00913C7A"/>
    <w:rsid w:val="00914207"/>
    <w:rsid w:val="009143C0"/>
    <w:rsid w:val="0091479F"/>
    <w:rsid w:val="009149EC"/>
    <w:rsid w:val="00914B33"/>
    <w:rsid w:val="00915214"/>
    <w:rsid w:val="009155FD"/>
    <w:rsid w:val="00915F26"/>
    <w:rsid w:val="00915F5C"/>
    <w:rsid w:val="009165EF"/>
    <w:rsid w:val="00916F05"/>
    <w:rsid w:val="009171C9"/>
    <w:rsid w:val="00917882"/>
    <w:rsid w:val="00917B10"/>
    <w:rsid w:val="00920B55"/>
    <w:rsid w:val="0092130E"/>
    <w:rsid w:val="00921573"/>
    <w:rsid w:val="009217FC"/>
    <w:rsid w:val="00921B90"/>
    <w:rsid w:val="00921C8F"/>
    <w:rsid w:val="00922087"/>
    <w:rsid w:val="00922192"/>
    <w:rsid w:val="009225A7"/>
    <w:rsid w:val="00922723"/>
    <w:rsid w:val="00922982"/>
    <w:rsid w:val="009229E5"/>
    <w:rsid w:val="00922B83"/>
    <w:rsid w:val="009231A4"/>
    <w:rsid w:val="0092336F"/>
    <w:rsid w:val="00923370"/>
    <w:rsid w:val="00923E2C"/>
    <w:rsid w:val="0092436F"/>
    <w:rsid w:val="009248F4"/>
    <w:rsid w:val="00924B13"/>
    <w:rsid w:val="00924FCE"/>
    <w:rsid w:val="009255BB"/>
    <w:rsid w:val="00925E96"/>
    <w:rsid w:val="00926116"/>
    <w:rsid w:val="00926128"/>
    <w:rsid w:val="0092617E"/>
    <w:rsid w:val="0092635A"/>
    <w:rsid w:val="00927244"/>
    <w:rsid w:val="00927284"/>
    <w:rsid w:val="009273C2"/>
    <w:rsid w:val="0092787F"/>
    <w:rsid w:val="0093022E"/>
    <w:rsid w:val="009303A0"/>
    <w:rsid w:val="00930CA0"/>
    <w:rsid w:val="00931111"/>
    <w:rsid w:val="0093129C"/>
    <w:rsid w:val="009317E0"/>
    <w:rsid w:val="009317EF"/>
    <w:rsid w:val="00931AD7"/>
    <w:rsid w:val="0093288F"/>
    <w:rsid w:val="00932F66"/>
    <w:rsid w:val="00933191"/>
    <w:rsid w:val="00934BB0"/>
    <w:rsid w:val="00934C65"/>
    <w:rsid w:val="009352DA"/>
    <w:rsid w:val="00935522"/>
    <w:rsid w:val="009357DE"/>
    <w:rsid w:val="009361D4"/>
    <w:rsid w:val="009363AA"/>
    <w:rsid w:val="009366E7"/>
    <w:rsid w:val="00936709"/>
    <w:rsid w:val="009368C5"/>
    <w:rsid w:val="00936959"/>
    <w:rsid w:val="00936B7A"/>
    <w:rsid w:val="00936B93"/>
    <w:rsid w:val="00936CBB"/>
    <w:rsid w:val="0093730F"/>
    <w:rsid w:val="009377EA"/>
    <w:rsid w:val="00937810"/>
    <w:rsid w:val="00940BD1"/>
    <w:rsid w:val="00940D0A"/>
    <w:rsid w:val="00940F5B"/>
    <w:rsid w:val="00940FFF"/>
    <w:rsid w:val="0094138D"/>
    <w:rsid w:val="0094152D"/>
    <w:rsid w:val="00941606"/>
    <w:rsid w:val="00941630"/>
    <w:rsid w:val="009419EB"/>
    <w:rsid w:val="00941F53"/>
    <w:rsid w:val="00941FA1"/>
    <w:rsid w:val="0094203E"/>
    <w:rsid w:val="00942D67"/>
    <w:rsid w:val="009433A3"/>
    <w:rsid w:val="00943452"/>
    <w:rsid w:val="009439A6"/>
    <w:rsid w:val="009439C4"/>
    <w:rsid w:val="00945D16"/>
    <w:rsid w:val="009468B6"/>
    <w:rsid w:val="009469ED"/>
    <w:rsid w:val="00946FE5"/>
    <w:rsid w:val="009471F9"/>
    <w:rsid w:val="00947A64"/>
    <w:rsid w:val="00947AA8"/>
    <w:rsid w:val="00947E2B"/>
    <w:rsid w:val="00950022"/>
    <w:rsid w:val="0095019C"/>
    <w:rsid w:val="00950361"/>
    <w:rsid w:val="00950B6D"/>
    <w:rsid w:val="00950F88"/>
    <w:rsid w:val="00951EB7"/>
    <w:rsid w:val="00952181"/>
    <w:rsid w:val="0095230E"/>
    <w:rsid w:val="00952A57"/>
    <w:rsid w:val="00952D62"/>
    <w:rsid w:val="00953189"/>
    <w:rsid w:val="009538C6"/>
    <w:rsid w:val="00953E51"/>
    <w:rsid w:val="00953E8C"/>
    <w:rsid w:val="00953FB0"/>
    <w:rsid w:val="00953FB4"/>
    <w:rsid w:val="00954469"/>
    <w:rsid w:val="00954B57"/>
    <w:rsid w:val="00955289"/>
    <w:rsid w:val="0095546F"/>
    <w:rsid w:val="00955528"/>
    <w:rsid w:val="009563A7"/>
    <w:rsid w:val="00956675"/>
    <w:rsid w:val="009569A3"/>
    <w:rsid w:val="00957CF8"/>
    <w:rsid w:val="00957D69"/>
    <w:rsid w:val="009605E7"/>
    <w:rsid w:val="009606A8"/>
    <w:rsid w:val="0096082A"/>
    <w:rsid w:val="00961028"/>
    <w:rsid w:val="009611F1"/>
    <w:rsid w:val="00961589"/>
    <w:rsid w:val="00962642"/>
    <w:rsid w:val="00962AD6"/>
    <w:rsid w:val="00963201"/>
    <w:rsid w:val="00963ABC"/>
    <w:rsid w:val="00963E2B"/>
    <w:rsid w:val="009641CD"/>
    <w:rsid w:val="00964449"/>
    <w:rsid w:val="009651C9"/>
    <w:rsid w:val="00965769"/>
    <w:rsid w:val="00965B8E"/>
    <w:rsid w:val="00965FA3"/>
    <w:rsid w:val="00966833"/>
    <w:rsid w:val="00966AE1"/>
    <w:rsid w:val="00966FA6"/>
    <w:rsid w:val="00967E0F"/>
    <w:rsid w:val="00970530"/>
    <w:rsid w:val="00970649"/>
    <w:rsid w:val="009707C7"/>
    <w:rsid w:val="00970D99"/>
    <w:rsid w:val="00971A8B"/>
    <w:rsid w:val="00971D81"/>
    <w:rsid w:val="009720FF"/>
    <w:rsid w:val="0097242C"/>
    <w:rsid w:val="009726AB"/>
    <w:rsid w:val="0097299B"/>
    <w:rsid w:val="00972CEB"/>
    <w:rsid w:val="00973383"/>
    <w:rsid w:val="0097383D"/>
    <w:rsid w:val="00973E07"/>
    <w:rsid w:val="009743D2"/>
    <w:rsid w:val="009744D7"/>
    <w:rsid w:val="00974802"/>
    <w:rsid w:val="00974D77"/>
    <w:rsid w:val="00974FCC"/>
    <w:rsid w:val="0097545A"/>
    <w:rsid w:val="0097558E"/>
    <w:rsid w:val="009756F2"/>
    <w:rsid w:val="00976D4E"/>
    <w:rsid w:val="00977119"/>
    <w:rsid w:val="009772E6"/>
    <w:rsid w:val="009774E1"/>
    <w:rsid w:val="00977DBD"/>
    <w:rsid w:val="00977E26"/>
    <w:rsid w:val="00977E78"/>
    <w:rsid w:val="00980510"/>
    <w:rsid w:val="00980BD3"/>
    <w:rsid w:val="009818B0"/>
    <w:rsid w:val="00981BEC"/>
    <w:rsid w:val="00982BA5"/>
    <w:rsid w:val="00982D95"/>
    <w:rsid w:val="00982DC3"/>
    <w:rsid w:val="009830B5"/>
    <w:rsid w:val="009830CB"/>
    <w:rsid w:val="009830E3"/>
    <w:rsid w:val="009842CF"/>
    <w:rsid w:val="0098460A"/>
    <w:rsid w:val="00984692"/>
    <w:rsid w:val="009848FE"/>
    <w:rsid w:val="009851FC"/>
    <w:rsid w:val="00985C5B"/>
    <w:rsid w:val="00985FAB"/>
    <w:rsid w:val="009863A0"/>
    <w:rsid w:val="00986725"/>
    <w:rsid w:val="00986778"/>
    <w:rsid w:val="009867AE"/>
    <w:rsid w:val="00987E62"/>
    <w:rsid w:val="00990097"/>
    <w:rsid w:val="009904E2"/>
    <w:rsid w:val="00990646"/>
    <w:rsid w:val="0099073B"/>
    <w:rsid w:val="00990F74"/>
    <w:rsid w:val="00991617"/>
    <w:rsid w:val="00992059"/>
    <w:rsid w:val="009926D8"/>
    <w:rsid w:val="0099301C"/>
    <w:rsid w:val="00993063"/>
    <w:rsid w:val="009930DF"/>
    <w:rsid w:val="00993168"/>
    <w:rsid w:val="009935E6"/>
    <w:rsid w:val="009938AB"/>
    <w:rsid w:val="009940FE"/>
    <w:rsid w:val="00994509"/>
    <w:rsid w:val="009947D5"/>
    <w:rsid w:val="00994B7C"/>
    <w:rsid w:val="00994E6C"/>
    <w:rsid w:val="00994F11"/>
    <w:rsid w:val="009951EB"/>
    <w:rsid w:val="00995917"/>
    <w:rsid w:val="009960E6"/>
    <w:rsid w:val="009963C1"/>
    <w:rsid w:val="00996AA0"/>
    <w:rsid w:val="00996C47"/>
    <w:rsid w:val="00996E66"/>
    <w:rsid w:val="009970B0"/>
    <w:rsid w:val="009A100E"/>
    <w:rsid w:val="009A1427"/>
    <w:rsid w:val="009A1BF3"/>
    <w:rsid w:val="009A285A"/>
    <w:rsid w:val="009A2882"/>
    <w:rsid w:val="009A2B5D"/>
    <w:rsid w:val="009A304F"/>
    <w:rsid w:val="009A3738"/>
    <w:rsid w:val="009A38D8"/>
    <w:rsid w:val="009A3C5A"/>
    <w:rsid w:val="009A3CF3"/>
    <w:rsid w:val="009A43BD"/>
    <w:rsid w:val="009A4BC0"/>
    <w:rsid w:val="009A4D65"/>
    <w:rsid w:val="009A4E04"/>
    <w:rsid w:val="009A504B"/>
    <w:rsid w:val="009A5757"/>
    <w:rsid w:val="009A634A"/>
    <w:rsid w:val="009A63EB"/>
    <w:rsid w:val="009A6592"/>
    <w:rsid w:val="009A6E99"/>
    <w:rsid w:val="009A7210"/>
    <w:rsid w:val="009A72D1"/>
    <w:rsid w:val="009A7F4D"/>
    <w:rsid w:val="009B0051"/>
    <w:rsid w:val="009B06E1"/>
    <w:rsid w:val="009B073A"/>
    <w:rsid w:val="009B1268"/>
    <w:rsid w:val="009B164B"/>
    <w:rsid w:val="009B1BD5"/>
    <w:rsid w:val="009B1C58"/>
    <w:rsid w:val="009B241D"/>
    <w:rsid w:val="009B2535"/>
    <w:rsid w:val="009B272E"/>
    <w:rsid w:val="009B2A9E"/>
    <w:rsid w:val="009B2BC9"/>
    <w:rsid w:val="009B38E1"/>
    <w:rsid w:val="009B3BAF"/>
    <w:rsid w:val="009B3EA3"/>
    <w:rsid w:val="009B4338"/>
    <w:rsid w:val="009B4411"/>
    <w:rsid w:val="009B471D"/>
    <w:rsid w:val="009B47E1"/>
    <w:rsid w:val="009B4A2F"/>
    <w:rsid w:val="009B4BBD"/>
    <w:rsid w:val="009B4FC8"/>
    <w:rsid w:val="009B51C2"/>
    <w:rsid w:val="009B5D94"/>
    <w:rsid w:val="009B6431"/>
    <w:rsid w:val="009B6591"/>
    <w:rsid w:val="009B67D1"/>
    <w:rsid w:val="009B6CE1"/>
    <w:rsid w:val="009B7137"/>
    <w:rsid w:val="009B7496"/>
    <w:rsid w:val="009B78D7"/>
    <w:rsid w:val="009B7EC9"/>
    <w:rsid w:val="009C0245"/>
    <w:rsid w:val="009C06BB"/>
    <w:rsid w:val="009C078D"/>
    <w:rsid w:val="009C0954"/>
    <w:rsid w:val="009C0F48"/>
    <w:rsid w:val="009C133A"/>
    <w:rsid w:val="009C19B7"/>
    <w:rsid w:val="009C1B40"/>
    <w:rsid w:val="009C26E8"/>
    <w:rsid w:val="009C29B3"/>
    <w:rsid w:val="009C2BD3"/>
    <w:rsid w:val="009C2C99"/>
    <w:rsid w:val="009C2DA7"/>
    <w:rsid w:val="009C2F43"/>
    <w:rsid w:val="009C33EF"/>
    <w:rsid w:val="009C33FC"/>
    <w:rsid w:val="009C39CF"/>
    <w:rsid w:val="009C3C2A"/>
    <w:rsid w:val="009C3C3D"/>
    <w:rsid w:val="009C3CC5"/>
    <w:rsid w:val="009C3FC0"/>
    <w:rsid w:val="009C415B"/>
    <w:rsid w:val="009C4B88"/>
    <w:rsid w:val="009C4E94"/>
    <w:rsid w:val="009C5197"/>
    <w:rsid w:val="009C5AF5"/>
    <w:rsid w:val="009C5EEB"/>
    <w:rsid w:val="009C6094"/>
    <w:rsid w:val="009C620B"/>
    <w:rsid w:val="009C694D"/>
    <w:rsid w:val="009C6B70"/>
    <w:rsid w:val="009C6CE8"/>
    <w:rsid w:val="009C7271"/>
    <w:rsid w:val="009C74BE"/>
    <w:rsid w:val="009C7823"/>
    <w:rsid w:val="009C784C"/>
    <w:rsid w:val="009C7D52"/>
    <w:rsid w:val="009C7D57"/>
    <w:rsid w:val="009C7FD8"/>
    <w:rsid w:val="009D024C"/>
    <w:rsid w:val="009D0673"/>
    <w:rsid w:val="009D0757"/>
    <w:rsid w:val="009D07A2"/>
    <w:rsid w:val="009D0E06"/>
    <w:rsid w:val="009D1222"/>
    <w:rsid w:val="009D1782"/>
    <w:rsid w:val="009D182F"/>
    <w:rsid w:val="009D19A3"/>
    <w:rsid w:val="009D19EE"/>
    <w:rsid w:val="009D1CD2"/>
    <w:rsid w:val="009D28B4"/>
    <w:rsid w:val="009D29E1"/>
    <w:rsid w:val="009D2C91"/>
    <w:rsid w:val="009D2E8F"/>
    <w:rsid w:val="009D3361"/>
    <w:rsid w:val="009D33C0"/>
    <w:rsid w:val="009D35B0"/>
    <w:rsid w:val="009D3B68"/>
    <w:rsid w:val="009D3CF8"/>
    <w:rsid w:val="009D3ED0"/>
    <w:rsid w:val="009D409E"/>
    <w:rsid w:val="009D4BB0"/>
    <w:rsid w:val="009D4D29"/>
    <w:rsid w:val="009D51B3"/>
    <w:rsid w:val="009D597B"/>
    <w:rsid w:val="009D66FE"/>
    <w:rsid w:val="009D685C"/>
    <w:rsid w:val="009D6D99"/>
    <w:rsid w:val="009D732D"/>
    <w:rsid w:val="009D7442"/>
    <w:rsid w:val="009D7801"/>
    <w:rsid w:val="009E06DB"/>
    <w:rsid w:val="009E0788"/>
    <w:rsid w:val="009E0835"/>
    <w:rsid w:val="009E15B6"/>
    <w:rsid w:val="009E1912"/>
    <w:rsid w:val="009E1A8F"/>
    <w:rsid w:val="009E2133"/>
    <w:rsid w:val="009E2238"/>
    <w:rsid w:val="009E22B2"/>
    <w:rsid w:val="009E2320"/>
    <w:rsid w:val="009E2A35"/>
    <w:rsid w:val="009E2A5D"/>
    <w:rsid w:val="009E2AF0"/>
    <w:rsid w:val="009E2D9D"/>
    <w:rsid w:val="009E300F"/>
    <w:rsid w:val="009E34EB"/>
    <w:rsid w:val="009E366A"/>
    <w:rsid w:val="009E3683"/>
    <w:rsid w:val="009E483D"/>
    <w:rsid w:val="009E545C"/>
    <w:rsid w:val="009E58FD"/>
    <w:rsid w:val="009E5C21"/>
    <w:rsid w:val="009E6110"/>
    <w:rsid w:val="009E64CA"/>
    <w:rsid w:val="009E7391"/>
    <w:rsid w:val="009E74CA"/>
    <w:rsid w:val="009E7814"/>
    <w:rsid w:val="009E7DE5"/>
    <w:rsid w:val="009F00C9"/>
    <w:rsid w:val="009F0426"/>
    <w:rsid w:val="009F0523"/>
    <w:rsid w:val="009F0706"/>
    <w:rsid w:val="009F0724"/>
    <w:rsid w:val="009F1462"/>
    <w:rsid w:val="009F184A"/>
    <w:rsid w:val="009F1D2B"/>
    <w:rsid w:val="009F207E"/>
    <w:rsid w:val="009F26E0"/>
    <w:rsid w:val="009F26F9"/>
    <w:rsid w:val="009F27CB"/>
    <w:rsid w:val="009F2F96"/>
    <w:rsid w:val="009F38C1"/>
    <w:rsid w:val="009F3978"/>
    <w:rsid w:val="009F3BE6"/>
    <w:rsid w:val="009F3F78"/>
    <w:rsid w:val="009F4393"/>
    <w:rsid w:val="009F475D"/>
    <w:rsid w:val="009F4A80"/>
    <w:rsid w:val="009F5004"/>
    <w:rsid w:val="009F50F3"/>
    <w:rsid w:val="009F515C"/>
    <w:rsid w:val="009F5255"/>
    <w:rsid w:val="009F5BA8"/>
    <w:rsid w:val="009F5BD3"/>
    <w:rsid w:val="009F5C2B"/>
    <w:rsid w:val="009F6026"/>
    <w:rsid w:val="009F60F9"/>
    <w:rsid w:val="009F72B2"/>
    <w:rsid w:val="009F76A9"/>
    <w:rsid w:val="009F7B0B"/>
    <w:rsid w:val="009F7B2C"/>
    <w:rsid w:val="009F7D4C"/>
    <w:rsid w:val="00A00341"/>
    <w:rsid w:val="00A01386"/>
    <w:rsid w:val="00A015C8"/>
    <w:rsid w:val="00A01773"/>
    <w:rsid w:val="00A018E2"/>
    <w:rsid w:val="00A03014"/>
    <w:rsid w:val="00A032B5"/>
    <w:rsid w:val="00A03B30"/>
    <w:rsid w:val="00A03E59"/>
    <w:rsid w:val="00A041AE"/>
    <w:rsid w:val="00A046DA"/>
    <w:rsid w:val="00A0471E"/>
    <w:rsid w:val="00A04ADF"/>
    <w:rsid w:val="00A04D32"/>
    <w:rsid w:val="00A05042"/>
    <w:rsid w:val="00A050F3"/>
    <w:rsid w:val="00A05665"/>
    <w:rsid w:val="00A056A1"/>
    <w:rsid w:val="00A05E23"/>
    <w:rsid w:val="00A05FD9"/>
    <w:rsid w:val="00A0600F"/>
    <w:rsid w:val="00A0603F"/>
    <w:rsid w:val="00A0605A"/>
    <w:rsid w:val="00A06830"/>
    <w:rsid w:val="00A06B69"/>
    <w:rsid w:val="00A06C76"/>
    <w:rsid w:val="00A06C98"/>
    <w:rsid w:val="00A072CD"/>
    <w:rsid w:val="00A077DD"/>
    <w:rsid w:val="00A07B85"/>
    <w:rsid w:val="00A07BC8"/>
    <w:rsid w:val="00A100C4"/>
    <w:rsid w:val="00A10586"/>
    <w:rsid w:val="00A10950"/>
    <w:rsid w:val="00A10E28"/>
    <w:rsid w:val="00A10EB0"/>
    <w:rsid w:val="00A111E1"/>
    <w:rsid w:val="00A11265"/>
    <w:rsid w:val="00A114E2"/>
    <w:rsid w:val="00A11611"/>
    <w:rsid w:val="00A123B5"/>
    <w:rsid w:val="00A12636"/>
    <w:rsid w:val="00A1282F"/>
    <w:rsid w:val="00A12AFF"/>
    <w:rsid w:val="00A13266"/>
    <w:rsid w:val="00A1396E"/>
    <w:rsid w:val="00A13971"/>
    <w:rsid w:val="00A13FAD"/>
    <w:rsid w:val="00A14364"/>
    <w:rsid w:val="00A14A39"/>
    <w:rsid w:val="00A16A1B"/>
    <w:rsid w:val="00A16A3A"/>
    <w:rsid w:val="00A16A62"/>
    <w:rsid w:val="00A1729D"/>
    <w:rsid w:val="00A17861"/>
    <w:rsid w:val="00A17A4B"/>
    <w:rsid w:val="00A17A7A"/>
    <w:rsid w:val="00A17B69"/>
    <w:rsid w:val="00A17C12"/>
    <w:rsid w:val="00A2019F"/>
    <w:rsid w:val="00A20834"/>
    <w:rsid w:val="00A209F2"/>
    <w:rsid w:val="00A20E7F"/>
    <w:rsid w:val="00A21099"/>
    <w:rsid w:val="00A21A2F"/>
    <w:rsid w:val="00A21D14"/>
    <w:rsid w:val="00A21E63"/>
    <w:rsid w:val="00A223F5"/>
    <w:rsid w:val="00A22692"/>
    <w:rsid w:val="00A23B8D"/>
    <w:rsid w:val="00A23C35"/>
    <w:rsid w:val="00A24628"/>
    <w:rsid w:val="00A24733"/>
    <w:rsid w:val="00A24A9A"/>
    <w:rsid w:val="00A25383"/>
    <w:rsid w:val="00A2620A"/>
    <w:rsid w:val="00A2639B"/>
    <w:rsid w:val="00A263D6"/>
    <w:rsid w:val="00A2672D"/>
    <w:rsid w:val="00A2682E"/>
    <w:rsid w:val="00A26924"/>
    <w:rsid w:val="00A26F99"/>
    <w:rsid w:val="00A30415"/>
    <w:rsid w:val="00A304AD"/>
    <w:rsid w:val="00A30528"/>
    <w:rsid w:val="00A30A07"/>
    <w:rsid w:val="00A30C8E"/>
    <w:rsid w:val="00A3195F"/>
    <w:rsid w:val="00A31A52"/>
    <w:rsid w:val="00A3228B"/>
    <w:rsid w:val="00A32586"/>
    <w:rsid w:val="00A328FA"/>
    <w:rsid w:val="00A3369B"/>
    <w:rsid w:val="00A3380E"/>
    <w:rsid w:val="00A3388C"/>
    <w:rsid w:val="00A33A09"/>
    <w:rsid w:val="00A33B24"/>
    <w:rsid w:val="00A3403E"/>
    <w:rsid w:val="00A340E7"/>
    <w:rsid w:val="00A344B2"/>
    <w:rsid w:val="00A347A3"/>
    <w:rsid w:val="00A34AB7"/>
    <w:rsid w:val="00A34F1B"/>
    <w:rsid w:val="00A3501F"/>
    <w:rsid w:val="00A35721"/>
    <w:rsid w:val="00A361E7"/>
    <w:rsid w:val="00A36587"/>
    <w:rsid w:val="00A366DB"/>
    <w:rsid w:val="00A36758"/>
    <w:rsid w:val="00A369D5"/>
    <w:rsid w:val="00A36F2E"/>
    <w:rsid w:val="00A374A6"/>
    <w:rsid w:val="00A395FE"/>
    <w:rsid w:val="00A40204"/>
    <w:rsid w:val="00A40E28"/>
    <w:rsid w:val="00A423D9"/>
    <w:rsid w:val="00A42CFF"/>
    <w:rsid w:val="00A42D3A"/>
    <w:rsid w:val="00A431BB"/>
    <w:rsid w:val="00A4345A"/>
    <w:rsid w:val="00A43700"/>
    <w:rsid w:val="00A43957"/>
    <w:rsid w:val="00A43C16"/>
    <w:rsid w:val="00A4417B"/>
    <w:rsid w:val="00A443BA"/>
    <w:rsid w:val="00A4475D"/>
    <w:rsid w:val="00A44875"/>
    <w:rsid w:val="00A45203"/>
    <w:rsid w:val="00A456E1"/>
    <w:rsid w:val="00A45D74"/>
    <w:rsid w:val="00A4601C"/>
    <w:rsid w:val="00A4624E"/>
    <w:rsid w:val="00A468C7"/>
    <w:rsid w:val="00A46C2F"/>
    <w:rsid w:val="00A472BD"/>
    <w:rsid w:val="00A4739D"/>
    <w:rsid w:val="00A47D79"/>
    <w:rsid w:val="00A5021C"/>
    <w:rsid w:val="00A50225"/>
    <w:rsid w:val="00A507C1"/>
    <w:rsid w:val="00A50ACE"/>
    <w:rsid w:val="00A50BBD"/>
    <w:rsid w:val="00A50E91"/>
    <w:rsid w:val="00A50F26"/>
    <w:rsid w:val="00A51416"/>
    <w:rsid w:val="00A52426"/>
    <w:rsid w:val="00A52D2D"/>
    <w:rsid w:val="00A5301A"/>
    <w:rsid w:val="00A53276"/>
    <w:rsid w:val="00A54373"/>
    <w:rsid w:val="00A54384"/>
    <w:rsid w:val="00A545DD"/>
    <w:rsid w:val="00A5519B"/>
    <w:rsid w:val="00A55379"/>
    <w:rsid w:val="00A55430"/>
    <w:rsid w:val="00A556C3"/>
    <w:rsid w:val="00A5575F"/>
    <w:rsid w:val="00A567B5"/>
    <w:rsid w:val="00A57305"/>
    <w:rsid w:val="00A57377"/>
    <w:rsid w:val="00A5764E"/>
    <w:rsid w:val="00A576F4"/>
    <w:rsid w:val="00A57729"/>
    <w:rsid w:val="00A5774F"/>
    <w:rsid w:val="00A5775B"/>
    <w:rsid w:val="00A5780B"/>
    <w:rsid w:val="00A57863"/>
    <w:rsid w:val="00A579C3"/>
    <w:rsid w:val="00A6070A"/>
    <w:rsid w:val="00A60F55"/>
    <w:rsid w:val="00A612A2"/>
    <w:rsid w:val="00A6174C"/>
    <w:rsid w:val="00A6281D"/>
    <w:rsid w:val="00A62B06"/>
    <w:rsid w:val="00A62F5D"/>
    <w:rsid w:val="00A63880"/>
    <w:rsid w:val="00A63B61"/>
    <w:rsid w:val="00A643FD"/>
    <w:rsid w:val="00A6458E"/>
    <w:rsid w:val="00A6478F"/>
    <w:rsid w:val="00A64857"/>
    <w:rsid w:val="00A64C96"/>
    <w:rsid w:val="00A6528B"/>
    <w:rsid w:val="00A65DCB"/>
    <w:rsid w:val="00A65EBF"/>
    <w:rsid w:val="00A65F11"/>
    <w:rsid w:val="00A66EDA"/>
    <w:rsid w:val="00A67023"/>
    <w:rsid w:val="00A6702C"/>
    <w:rsid w:val="00A67266"/>
    <w:rsid w:val="00A673A2"/>
    <w:rsid w:val="00A67660"/>
    <w:rsid w:val="00A679DE"/>
    <w:rsid w:val="00A69730"/>
    <w:rsid w:val="00A70118"/>
    <w:rsid w:val="00A702FB"/>
    <w:rsid w:val="00A7068C"/>
    <w:rsid w:val="00A711B7"/>
    <w:rsid w:val="00A7130B"/>
    <w:rsid w:val="00A715CA"/>
    <w:rsid w:val="00A72231"/>
    <w:rsid w:val="00A72C33"/>
    <w:rsid w:val="00A73712"/>
    <w:rsid w:val="00A737A6"/>
    <w:rsid w:val="00A7391E"/>
    <w:rsid w:val="00A73CC2"/>
    <w:rsid w:val="00A741F3"/>
    <w:rsid w:val="00A745CA"/>
    <w:rsid w:val="00A7474A"/>
    <w:rsid w:val="00A7478E"/>
    <w:rsid w:val="00A747DA"/>
    <w:rsid w:val="00A74F19"/>
    <w:rsid w:val="00A75088"/>
    <w:rsid w:val="00A756D2"/>
    <w:rsid w:val="00A758C4"/>
    <w:rsid w:val="00A75947"/>
    <w:rsid w:val="00A75DF5"/>
    <w:rsid w:val="00A75E73"/>
    <w:rsid w:val="00A75F30"/>
    <w:rsid w:val="00A762DB"/>
    <w:rsid w:val="00A76352"/>
    <w:rsid w:val="00A76E25"/>
    <w:rsid w:val="00A77559"/>
    <w:rsid w:val="00A80066"/>
    <w:rsid w:val="00A80242"/>
    <w:rsid w:val="00A80955"/>
    <w:rsid w:val="00A80FCB"/>
    <w:rsid w:val="00A81198"/>
    <w:rsid w:val="00A81B25"/>
    <w:rsid w:val="00A81D7C"/>
    <w:rsid w:val="00A81ECF"/>
    <w:rsid w:val="00A81F82"/>
    <w:rsid w:val="00A8208D"/>
    <w:rsid w:val="00A82153"/>
    <w:rsid w:val="00A823A7"/>
    <w:rsid w:val="00A826A0"/>
    <w:rsid w:val="00A82FB6"/>
    <w:rsid w:val="00A83296"/>
    <w:rsid w:val="00A832C7"/>
    <w:rsid w:val="00A8356A"/>
    <w:rsid w:val="00A8367E"/>
    <w:rsid w:val="00A83A37"/>
    <w:rsid w:val="00A83C3E"/>
    <w:rsid w:val="00A83CFF"/>
    <w:rsid w:val="00A83E03"/>
    <w:rsid w:val="00A85143"/>
    <w:rsid w:val="00A85301"/>
    <w:rsid w:val="00A8554B"/>
    <w:rsid w:val="00A8561D"/>
    <w:rsid w:val="00A85C83"/>
    <w:rsid w:val="00A85CEF"/>
    <w:rsid w:val="00A862EA"/>
    <w:rsid w:val="00A8699F"/>
    <w:rsid w:val="00A86E99"/>
    <w:rsid w:val="00A86EEA"/>
    <w:rsid w:val="00A870F8"/>
    <w:rsid w:val="00A870FB"/>
    <w:rsid w:val="00A87180"/>
    <w:rsid w:val="00A87B59"/>
    <w:rsid w:val="00A87D61"/>
    <w:rsid w:val="00A90002"/>
    <w:rsid w:val="00A90167"/>
    <w:rsid w:val="00A902FD"/>
    <w:rsid w:val="00A90419"/>
    <w:rsid w:val="00A90760"/>
    <w:rsid w:val="00A90774"/>
    <w:rsid w:val="00A90B38"/>
    <w:rsid w:val="00A91127"/>
    <w:rsid w:val="00A91A04"/>
    <w:rsid w:val="00A91F10"/>
    <w:rsid w:val="00A920CC"/>
    <w:rsid w:val="00A9215B"/>
    <w:rsid w:val="00A922BB"/>
    <w:rsid w:val="00A925F6"/>
    <w:rsid w:val="00A92B14"/>
    <w:rsid w:val="00A92B63"/>
    <w:rsid w:val="00A92D99"/>
    <w:rsid w:val="00A92EC2"/>
    <w:rsid w:val="00A9352A"/>
    <w:rsid w:val="00A935C8"/>
    <w:rsid w:val="00A935FE"/>
    <w:rsid w:val="00A937CF"/>
    <w:rsid w:val="00A93B85"/>
    <w:rsid w:val="00A93D1A"/>
    <w:rsid w:val="00A9401D"/>
    <w:rsid w:val="00A94304"/>
    <w:rsid w:val="00A94803"/>
    <w:rsid w:val="00A94F13"/>
    <w:rsid w:val="00A95105"/>
    <w:rsid w:val="00A95182"/>
    <w:rsid w:val="00A9528E"/>
    <w:rsid w:val="00A952EA"/>
    <w:rsid w:val="00A96120"/>
    <w:rsid w:val="00A96450"/>
    <w:rsid w:val="00A96476"/>
    <w:rsid w:val="00A96526"/>
    <w:rsid w:val="00A967A7"/>
    <w:rsid w:val="00A96AA4"/>
    <w:rsid w:val="00A96EFC"/>
    <w:rsid w:val="00A976CE"/>
    <w:rsid w:val="00A979C0"/>
    <w:rsid w:val="00A97EAF"/>
    <w:rsid w:val="00A97F84"/>
    <w:rsid w:val="00AA1165"/>
    <w:rsid w:val="00AA1554"/>
    <w:rsid w:val="00AA19F4"/>
    <w:rsid w:val="00AA260B"/>
    <w:rsid w:val="00AA273B"/>
    <w:rsid w:val="00AA2783"/>
    <w:rsid w:val="00AA2E95"/>
    <w:rsid w:val="00AA332C"/>
    <w:rsid w:val="00AA3E20"/>
    <w:rsid w:val="00AA3E58"/>
    <w:rsid w:val="00AA41A0"/>
    <w:rsid w:val="00AA42FE"/>
    <w:rsid w:val="00AA461E"/>
    <w:rsid w:val="00AA4C70"/>
    <w:rsid w:val="00AA4CE5"/>
    <w:rsid w:val="00AA5042"/>
    <w:rsid w:val="00AA54F6"/>
    <w:rsid w:val="00AA55A7"/>
    <w:rsid w:val="00AA5B18"/>
    <w:rsid w:val="00AA5C26"/>
    <w:rsid w:val="00AA5EEF"/>
    <w:rsid w:val="00AA60AF"/>
    <w:rsid w:val="00AA61BA"/>
    <w:rsid w:val="00AA6AF7"/>
    <w:rsid w:val="00AA75A4"/>
    <w:rsid w:val="00AA7907"/>
    <w:rsid w:val="00AB0064"/>
    <w:rsid w:val="00AB077A"/>
    <w:rsid w:val="00AB08AE"/>
    <w:rsid w:val="00AB0930"/>
    <w:rsid w:val="00AB0CFE"/>
    <w:rsid w:val="00AB174B"/>
    <w:rsid w:val="00AB17B5"/>
    <w:rsid w:val="00AB1CD0"/>
    <w:rsid w:val="00AB1D51"/>
    <w:rsid w:val="00AB1F73"/>
    <w:rsid w:val="00AB2594"/>
    <w:rsid w:val="00AB31B1"/>
    <w:rsid w:val="00AB35FC"/>
    <w:rsid w:val="00AB4291"/>
    <w:rsid w:val="00AB42B8"/>
    <w:rsid w:val="00AB456A"/>
    <w:rsid w:val="00AB4775"/>
    <w:rsid w:val="00AB4D97"/>
    <w:rsid w:val="00AB4E74"/>
    <w:rsid w:val="00AB5138"/>
    <w:rsid w:val="00AB586A"/>
    <w:rsid w:val="00AB5AAD"/>
    <w:rsid w:val="00AB653F"/>
    <w:rsid w:val="00AB7103"/>
    <w:rsid w:val="00AB7D6B"/>
    <w:rsid w:val="00AB7DC6"/>
    <w:rsid w:val="00AB7E47"/>
    <w:rsid w:val="00AC026B"/>
    <w:rsid w:val="00AC04CC"/>
    <w:rsid w:val="00AC0D60"/>
    <w:rsid w:val="00AC1500"/>
    <w:rsid w:val="00AC263D"/>
    <w:rsid w:val="00AC26D6"/>
    <w:rsid w:val="00AC31A8"/>
    <w:rsid w:val="00AC37ED"/>
    <w:rsid w:val="00AC385C"/>
    <w:rsid w:val="00AC38DF"/>
    <w:rsid w:val="00AC4019"/>
    <w:rsid w:val="00AC426C"/>
    <w:rsid w:val="00AC44DA"/>
    <w:rsid w:val="00AC4658"/>
    <w:rsid w:val="00AC4CE5"/>
    <w:rsid w:val="00AC546F"/>
    <w:rsid w:val="00AC5AFD"/>
    <w:rsid w:val="00AC5B28"/>
    <w:rsid w:val="00AC5C9F"/>
    <w:rsid w:val="00AC64D4"/>
    <w:rsid w:val="00AC6779"/>
    <w:rsid w:val="00AC6E95"/>
    <w:rsid w:val="00AC6F7F"/>
    <w:rsid w:val="00AC7278"/>
    <w:rsid w:val="00AC7548"/>
    <w:rsid w:val="00AC75A2"/>
    <w:rsid w:val="00AC768C"/>
    <w:rsid w:val="00AC793A"/>
    <w:rsid w:val="00AC7AA5"/>
    <w:rsid w:val="00AC7B03"/>
    <w:rsid w:val="00AD0311"/>
    <w:rsid w:val="00AD0941"/>
    <w:rsid w:val="00AD0A27"/>
    <w:rsid w:val="00AD15E2"/>
    <w:rsid w:val="00AD19C4"/>
    <w:rsid w:val="00AD1A2B"/>
    <w:rsid w:val="00AD1CA7"/>
    <w:rsid w:val="00AD1DF1"/>
    <w:rsid w:val="00AD224F"/>
    <w:rsid w:val="00AD2AB1"/>
    <w:rsid w:val="00AD3573"/>
    <w:rsid w:val="00AD3590"/>
    <w:rsid w:val="00AD3670"/>
    <w:rsid w:val="00AD387E"/>
    <w:rsid w:val="00AD40FB"/>
    <w:rsid w:val="00AD45CA"/>
    <w:rsid w:val="00AD494A"/>
    <w:rsid w:val="00AD4D02"/>
    <w:rsid w:val="00AD4F74"/>
    <w:rsid w:val="00AD54E0"/>
    <w:rsid w:val="00AD55F3"/>
    <w:rsid w:val="00AD578B"/>
    <w:rsid w:val="00AD5882"/>
    <w:rsid w:val="00AD5AEB"/>
    <w:rsid w:val="00AD62E6"/>
    <w:rsid w:val="00AD6FE0"/>
    <w:rsid w:val="00AD7BE7"/>
    <w:rsid w:val="00AE1247"/>
    <w:rsid w:val="00AE1663"/>
    <w:rsid w:val="00AE197E"/>
    <w:rsid w:val="00AE1998"/>
    <w:rsid w:val="00AE2018"/>
    <w:rsid w:val="00AE202C"/>
    <w:rsid w:val="00AE24C3"/>
    <w:rsid w:val="00AE2B05"/>
    <w:rsid w:val="00AE2BE8"/>
    <w:rsid w:val="00AE2C4E"/>
    <w:rsid w:val="00AE2DFC"/>
    <w:rsid w:val="00AE2E90"/>
    <w:rsid w:val="00AE32CA"/>
    <w:rsid w:val="00AE348B"/>
    <w:rsid w:val="00AE3CBD"/>
    <w:rsid w:val="00AE3FE3"/>
    <w:rsid w:val="00AE4F7C"/>
    <w:rsid w:val="00AE56F8"/>
    <w:rsid w:val="00AE6714"/>
    <w:rsid w:val="00AE67CE"/>
    <w:rsid w:val="00AE6952"/>
    <w:rsid w:val="00AE6A70"/>
    <w:rsid w:val="00AE7557"/>
    <w:rsid w:val="00AE797B"/>
    <w:rsid w:val="00AE7DDA"/>
    <w:rsid w:val="00AE7E40"/>
    <w:rsid w:val="00AE7EBA"/>
    <w:rsid w:val="00AF0773"/>
    <w:rsid w:val="00AF0C88"/>
    <w:rsid w:val="00AF0CF7"/>
    <w:rsid w:val="00AF104C"/>
    <w:rsid w:val="00AF1FD7"/>
    <w:rsid w:val="00AF200C"/>
    <w:rsid w:val="00AF24F2"/>
    <w:rsid w:val="00AF26C0"/>
    <w:rsid w:val="00AF2ECF"/>
    <w:rsid w:val="00AF30CB"/>
    <w:rsid w:val="00AF33E7"/>
    <w:rsid w:val="00AF3805"/>
    <w:rsid w:val="00AF432E"/>
    <w:rsid w:val="00AF4338"/>
    <w:rsid w:val="00AF44D7"/>
    <w:rsid w:val="00AF4585"/>
    <w:rsid w:val="00AF47E6"/>
    <w:rsid w:val="00AF4B17"/>
    <w:rsid w:val="00AF5008"/>
    <w:rsid w:val="00AF5134"/>
    <w:rsid w:val="00AF5146"/>
    <w:rsid w:val="00AF5585"/>
    <w:rsid w:val="00AF56BD"/>
    <w:rsid w:val="00AF58E5"/>
    <w:rsid w:val="00AF5A00"/>
    <w:rsid w:val="00AF6BAD"/>
    <w:rsid w:val="00AF715A"/>
    <w:rsid w:val="00AF7A5E"/>
    <w:rsid w:val="00AF7C9E"/>
    <w:rsid w:val="00B00130"/>
    <w:rsid w:val="00B0037B"/>
    <w:rsid w:val="00B00530"/>
    <w:rsid w:val="00B00B31"/>
    <w:rsid w:val="00B00C24"/>
    <w:rsid w:val="00B00D60"/>
    <w:rsid w:val="00B01A05"/>
    <w:rsid w:val="00B01FAA"/>
    <w:rsid w:val="00B02039"/>
    <w:rsid w:val="00B021C7"/>
    <w:rsid w:val="00B021DE"/>
    <w:rsid w:val="00B0244E"/>
    <w:rsid w:val="00B02C16"/>
    <w:rsid w:val="00B02C61"/>
    <w:rsid w:val="00B038FB"/>
    <w:rsid w:val="00B03AB7"/>
    <w:rsid w:val="00B03E8D"/>
    <w:rsid w:val="00B04514"/>
    <w:rsid w:val="00B0475E"/>
    <w:rsid w:val="00B0494F"/>
    <w:rsid w:val="00B0531E"/>
    <w:rsid w:val="00B054CD"/>
    <w:rsid w:val="00B059F8"/>
    <w:rsid w:val="00B05D73"/>
    <w:rsid w:val="00B068CC"/>
    <w:rsid w:val="00B06B05"/>
    <w:rsid w:val="00B06F85"/>
    <w:rsid w:val="00B071D8"/>
    <w:rsid w:val="00B072B1"/>
    <w:rsid w:val="00B074C1"/>
    <w:rsid w:val="00B07887"/>
    <w:rsid w:val="00B078B7"/>
    <w:rsid w:val="00B100D1"/>
    <w:rsid w:val="00B1079A"/>
    <w:rsid w:val="00B109BD"/>
    <w:rsid w:val="00B10BC0"/>
    <w:rsid w:val="00B110D8"/>
    <w:rsid w:val="00B11232"/>
    <w:rsid w:val="00B1126B"/>
    <w:rsid w:val="00B11648"/>
    <w:rsid w:val="00B1186F"/>
    <w:rsid w:val="00B12F28"/>
    <w:rsid w:val="00B13088"/>
    <w:rsid w:val="00B1339F"/>
    <w:rsid w:val="00B13C24"/>
    <w:rsid w:val="00B1438C"/>
    <w:rsid w:val="00B1462A"/>
    <w:rsid w:val="00B14655"/>
    <w:rsid w:val="00B14A4B"/>
    <w:rsid w:val="00B14BA4"/>
    <w:rsid w:val="00B15185"/>
    <w:rsid w:val="00B1538E"/>
    <w:rsid w:val="00B155FD"/>
    <w:rsid w:val="00B156C7"/>
    <w:rsid w:val="00B15DE5"/>
    <w:rsid w:val="00B163C3"/>
    <w:rsid w:val="00B166F1"/>
    <w:rsid w:val="00B16810"/>
    <w:rsid w:val="00B16E3C"/>
    <w:rsid w:val="00B170D3"/>
    <w:rsid w:val="00B17112"/>
    <w:rsid w:val="00B17A72"/>
    <w:rsid w:val="00B20274"/>
    <w:rsid w:val="00B20A6D"/>
    <w:rsid w:val="00B20E40"/>
    <w:rsid w:val="00B2148B"/>
    <w:rsid w:val="00B216D1"/>
    <w:rsid w:val="00B217C3"/>
    <w:rsid w:val="00B21A8A"/>
    <w:rsid w:val="00B22174"/>
    <w:rsid w:val="00B224A2"/>
    <w:rsid w:val="00B22563"/>
    <w:rsid w:val="00B2266A"/>
    <w:rsid w:val="00B22AC7"/>
    <w:rsid w:val="00B22B41"/>
    <w:rsid w:val="00B22B7F"/>
    <w:rsid w:val="00B22ED6"/>
    <w:rsid w:val="00B23290"/>
    <w:rsid w:val="00B248C6"/>
    <w:rsid w:val="00B24960"/>
    <w:rsid w:val="00B24CE8"/>
    <w:rsid w:val="00B25024"/>
    <w:rsid w:val="00B25184"/>
    <w:rsid w:val="00B25925"/>
    <w:rsid w:val="00B25D11"/>
    <w:rsid w:val="00B25FBA"/>
    <w:rsid w:val="00B2670F"/>
    <w:rsid w:val="00B268B1"/>
    <w:rsid w:val="00B30538"/>
    <w:rsid w:val="00B305E8"/>
    <w:rsid w:val="00B307F2"/>
    <w:rsid w:val="00B307F8"/>
    <w:rsid w:val="00B30825"/>
    <w:rsid w:val="00B30D02"/>
    <w:rsid w:val="00B31064"/>
    <w:rsid w:val="00B316F8"/>
    <w:rsid w:val="00B31803"/>
    <w:rsid w:val="00B32384"/>
    <w:rsid w:val="00B323A1"/>
    <w:rsid w:val="00B3247B"/>
    <w:rsid w:val="00B32A48"/>
    <w:rsid w:val="00B3367C"/>
    <w:rsid w:val="00B3383A"/>
    <w:rsid w:val="00B33AD1"/>
    <w:rsid w:val="00B33B2D"/>
    <w:rsid w:val="00B34273"/>
    <w:rsid w:val="00B34307"/>
    <w:rsid w:val="00B34337"/>
    <w:rsid w:val="00B346D2"/>
    <w:rsid w:val="00B349B8"/>
    <w:rsid w:val="00B34D4D"/>
    <w:rsid w:val="00B34E38"/>
    <w:rsid w:val="00B352B6"/>
    <w:rsid w:val="00B3555A"/>
    <w:rsid w:val="00B35B07"/>
    <w:rsid w:val="00B366DC"/>
    <w:rsid w:val="00B36A10"/>
    <w:rsid w:val="00B36EFD"/>
    <w:rsid w:val="00B37016"/>
    <w:rsid w:val="00B372E4"/>
    <w:rsid w:val="00B376A9"/>
    <w:rsid w:val="00B37932"/>
    <w:rsid w:val="00B37E7D"/>
    <w:rsid w:val="00B37FD1"/>
    <w:rsid w:val="00B40445"/>
    <w:rsid w:val="00B40683"/>
    <w:rsid w:val="00B4085E"/>
    <w:rsid w:val="00B408F4"/>
    <w:rsid w:val="00B4096B"/>
    <w:rsid w:val="00B40BFB"/>
    <w:rsid w:val="00B40D75"/>
    <w:rsid w:val="00B41014"/>
    <w:rsid w:val="00B41157"/>
    <w:rsid w:val="00B41AFC"/>
    <w:rsid w:val="00B41B0C"/>
    <w:rsid w:val="00B42A89"/>
    <w:rsid w:val="00B430F0"/>
    <w:rsid w:val="00B4317E"/>
    <w:rsid w:val="00B436CF"/>
    <w:rsid w:val="00B43E11"/>
    <w:rsid w:val="00B442C9"/>
    <w:rsid w:val="00B447BD"/>
    <w:rsid w:val="00B44AD0"/>
    <w:rsid w:val="00B44CCC"/>
    <w:rsid w:val="00B4518D"/>
    <w:rsid w:val="00B45221"/>
    <w:rsid w:val="00B45521"/>
    <w:rsid w:val="00B458AD"/>
    <w:rsid w:val="00B46460"/>
    <w:rsid w:val="00B4646E"/>
    <w:rsid w:val="00B46C73"/>
    <w:rsid w:val="00B47041"/>
    <w:rsid w:val="00B472E8"/>
    <w:rsid w:val="00B4742B"/>
    <w:rsid w:val="00B47471"/>
    <w:rsid w:val="00B4763A"/>
    <w:rsid w:val="00B4797D"/>
    <w:rsid w:val="00B50306"/>
    <w:rsid w:val="00B504E4"/>
    <w:rsid w:val="00B50D41"/>
    <w:rsid w:val="00B51E28"/>
    <w:rsid w:val="00B521D9"/>
    <w:rsid w:val="00B524AF"/>
    <w:rsid w:val="00B52619"/>
    <w:rsid w:val="00B5272C"/>
    <w:rsid w:val="00B5286F"/>
    <w:rsid w:val="00B52987"/>
    <w:rsid w:val="00B532C0"/>
    <w:rsid w:val="00B536BD"/>
    <w:rsid w:val="00B536D3"/>
    <w:rsid w:val="00B539A6"/>
    <w:rsid w:val="00B53D46"/>
    <w:rsid w:val="00B53D9F"/>
    <w:rsid w:val="00B53DA2"/>
    <w:rsid w:val="00B53EBA"/>
    <w:rsid w:val="00B5453B"/>
    <w:rsid w:val="00B547C2"/>
    <w:rsid w:val="00B54F06"/>
    <w:rsid w:val="00B54FB2"/>
    <w:rsid w:val="00B55005"/>
    <w:rsid w:val="00B55AC6"/>
    <w:rsid w:val="00B55DE6"/>
    <w:rsid w:val="00B56047"/>
    <w:rsid w:val="00B566EF"/>
    <w:rsid w:val="00B5698D"/>
    <w:rsid w:val="00B56D22"/>
    <w:rsid w:val="00B57119"/>
    <w:rsid w:val="00B573C2"/>
    <w:rsid w:val="00B575EE"/>
    <w:rsid w:val="00B57918"/>
    <w:rsid w:val="00B57FA5"/>
    <w:rsid w:val="00B6004B"/>
    <w:rsid w:val="00B60CF2"/>
    <w:rsid w:val="00B61374"/>
    <w:rsid w:val="00B6141F"/>
    <w:rsid w:val="00B62088"/>
    <w:rsid w:val="00B62E24"/>
    <w:rsid w:val="00B635A6"/>
    <w:rsid w:val="00B63671"/>
    <w:rsid w:val="00B63755"/>
    <w:rsid w:val="00B63B14"/>
    <w:rsid w:val="00B63E02"/>
    <w:rsid w:val="00B6433F"/>
    <w:rsid w:val="00B6454E"/>
    <w:rsid w:val="00B648A5"/>
    <w:rsid w:val="00B649BB"/>
    <w:rsid w:val="00B64D44"/>
    <w:rsid w:val="00B651BA"/>
    <w:rsid w:val="00B65329"/>
    <w:rsid w:val="00B65334"/>
    <w:rsid w:val="00B65640"/>
    <w:rsid w:val="00B65AA4"/>
    <w:rsid w:val="00B65EF9"/>
    <w:rsid w:val="00B675F1"/>
    <w:rsid w:val="00B67E8F"/>
    <w:rsid w:val="00B7000E"/>
    <w:rsid w:val="00B700E7"/>
    <w:rsid w:val="00B70BAD"/>
    <w:rsid w:val="00B70BE0"/>
    <w:rsid w:val="00B7120B"/>
    <w:rsid w:val="00B715C3"/>
    <w:rsid w:val="00B71D7A"/>
    <w:rsid w:val="00B720D4"/>
    <w:rsid w:val="00B72595"/>
    <w:rsid w:val="00B726DE"/>
    <w:rsid w:val="00B72EC2"/>
    <w:rsid w:val="00B73473"/>
    <w:rsid w:val="00B7357A"/>
    <w:rsid w:val="00B73981"/>
    <w:rsid w:val="00B73BF2"/>
    <w:rsid w:val="00B74342"/>
    <w:rsid w:val="00B747E4"/>
    <w:rsid w:val="00B749C9"/>
    <w:rsid w:val="00B753BB"/>
    <w:rsid w:val="00B758C3"/>
    <w:rsid w:val="00B75FA6"/>
    <w:rsid w:val="00B76549"/>
    <w:rsid w:val="00B7663E"/>
    <w:rsid w:val="00B766CA"/>
    <w:rsid w:val="00B769B9"/>
    <w:rsid w:val="00B76B3E"/>
    <w:rsid w:val="00B76D45"/>
    <w:rsid w:val="00B76D63"/>
    <w:rsid w:val="00B77188"/>
    <w:rsid w:val="00B775EE"/>
    <w:rsid w:val="00B777EC"/>
    <w:rsid w:val="00B806D3"/>
    <w:rsid w:val="00B809D5"/>
    <w:rsid w:val="00B809F3"/>
    <w:rsid w:val="00B81282"/>
    <w:rsid w:val="00B8156C"/>
    <w:rsid w:val="00B8263C"/>
    <w:rsid w:val="00B828B1"/>
    <w:rsid w:val="00B82FEF"/>
    <w:rsid w:val="00B83209"/>
    <w:rsid w:val="00B8366F"/>
    <w:rsid w:val="00B837EB"/>
    <w:rsid w:val="00B838D1"/>
    <w:rsid w:val="00B83AA0"/>
    <w:rsid w:val="00B83BC1"/>
    <w:rsid w:val="00B843BB"/>
    <w:rsid w:val="00B84604"/>
    <w:rsid w:val="00B847CC"/>
    <w:rsid w:val="00B84C45"/>
    <w:rsid w:val="00B84E37"/>
    <w:rsid w:val="00B8536D"/>
    <w:rsid w:val="00B86844"/>
    <w:rsid w:val="00B869D9"/>
    <w:rsid w:val="00B90236"/>
    <w:rsid w:val="00B9057E"/>
    <w:rsid w:val="00B90A95"/>
    <w:rsid w:val="00B90C01"/>
    <w:rsid w:val="00B90DA8"/>
    <w:rsid w:val="00B915B7"/>
    <w:rsid w:val="00B91A0E"/>
    <w:rsid w:val="00B91C43"/>
    <w:rsid w:val="00B91E65"/>
    <w:rsid w:val="00B91F39"/>
    <w:rsid w:val="00B91FAD"/>
    <w:rsid w:val="00B926F2"/>
    <w:rsid w:val="00B9307C"/>
    <w:rsid w:val="00B93469"/>
    <w:rsid w:val="00B93ABD"/>
    <w:rsid w:val="00B94154"/>
    <w:rsid w:val="00B94580"/>
    <w:rsid w:val="00B94D7E"/>
    <w:rsid w:val="00B95049"/>
    <w:rsid w:val="00B95884"/>
    <w:rsid w:val="00B958DD"/>
    <w:rsid w:val="00B95E3B"/>
    <w:rsid w:val="00B95EA7"/>
    <w:rsid w:val="00B961C5"/>
    <w:rsid w:val="00B9637B"/>
    <w:rsid w:val="00B964E7"/>
    <w:rsid w:val="00B9668E"/>
    <w:rsid w:val="00B96DBB"/>
    <w:rsid w:val="00B96DFA"/>
    <w:rsid w:val="00B97BB8"/>
    <w:rsid w:val="00B97CCC"/>
    <w:rsid w:val="00B97EB2"/>
    <w:rsid w:val="00B97F2A"/>
    <w:rsid w:val="00BA02A5"/>
    <w:rsid w:val="00BA03BA"/>
    <w:rsid w:val="00BA0A03"/>
    <w:rsid w:val="00BA0CC0"/>
    <w:rsid w:val="00BA0CC7"/>
    <w:rsid w:val="00BA0CF9"/>
    <w:rsid w:val="00BA1968"/>
    <w:rsid w:val="00BA2A23"/>
    <w:rsid w:val="00BA36F2"/>
    <w:rsid w:val="00BA3865"/>
    <w:rsid w:val="00BA3CA2"/>
    <w:rsid w:val="00BA3E38"/>
    <w:rsid w:val="00BA41D0"/>
    <w:rsid w:val="00BA48FA"/>
    <w:rsid w:val="00BA55AF"/>
    <w:rsid w:val="00BA5BDB"/>
    <w:rsid w:val="00BA5C33"/>
    <w:rsid w:val="00BA5D79"/>
    <w:rsid w:val="00BA5FF9"/>
    <w:rsid w:val="00BA60BC"/>
    <w:rsid w:val="00BA6211"/>
    <w:rsid w:val="00BA6C4A"/>
    <w:rsid w:val="00BA6EB8"/>
    <w:rsid w:val="00BA7306"/>
    <w:rsid w:val="00BA737A"/>
    <w:rsid w:val="00BA7391"/>
    <w:rsid w:val="00BA7949"/>
    <w:rsid w:val="00BA794C"/>
    <w:rsid w:val="00BA7AF8"/>
    <w:rsid w:val="00BB00A3"/>
    <w:rsid w:val="00BB028E"/>
    <w:rsid w:val="00BB0495"/>
    <w:rsid w:val="00BB049B"/>
    <w:rsid w:val="00BB05B8"/>
    <w:rsid w:val="00BB0B70"/>
    <w:rsid w:val="00BB0F00"/>
    <w:rsid w:val="00BB124B"/>
    <w:rsid w:val="00BB15FE"/>
    <w:rsid w:val="00BB2D55"/>
    <w:rsid w:val="00BB2E83"/>
    <w:rsid w:val="00BB356A"/>
    <w:rsid w:val="00BB379E"/>
    <w:rsid w:val="00BB3928"/>
    <w:rsid w:val="00BB3941"/>
    <w:rsid w:val="00BB3B39"/>
    <w:rsid w:val="00BB3DD2"/>
    <w:rsid w:val="00BB3EAC"/>
    <w:rsid w:val="00BB477F"/>
    <w:rsid w:val="00BB47D7"/>
    <w:rsid w:val="00BB4967"/>
    <w:rsid w:val="00BB4A20"/>
    <w:rsid w:val="00BB4AEC"/>
    <w:rsid w:val="00BB5211"/>
    <w:rsid w:val="00BB5233"/>
    <w:rsid w:val="00BB5279"/>
    <w:rsid w:val="00BB52FF"/>
    <w:rsid w:val="00BB55D5"/>
    <w:rsid w:val="00BB575A"/>
    <w:rsid w:val="00BB57D2"/>
    <w:rsid w:val="00BB5828"/>
    <w:rsid w:val="00BB6534"/>
    <w:rsid w:val="00BB65FB"/>
    <w:rsid w:val="00BB6B5F"/>
    <w:rsid w:val="00BB711C"/>
    <w:rsid w:val="00BB7405"/>
    <w:rsid w:val="00BB7432"/>
    <w:rsid w:val="00BB7434"/>
    <w:rsid w:val="00BC03FC"/>
    <w:rsid w:val="00BC056B"/>
    <w:rsid w:val="00BC0668"/>
    <w:rsid w:val="00BC0801"/>
    <w:rsid w:val="00BC0898"/>
    <w:rsid w:val="00BC1173"/>
    <w:rsid w:val="00BC11BB"/>
    <w:rsid w:val="00BC1705"/>
    <w:rsid w:val="00BC1899"/>
    <w:rsid w:val="00BC189E"/>
    <w:rsid w:val="00BC1A18"/>
    <w:rsid w:val="00BC1DBD"/>
    <w:rsid w:val="00BC222A"/>
    <w:rsid w:val="00BC250E"/>
    <w:rsid w:val="00BC2EF1"/>
    <w:rsid w:val="00BC2FBA"/>
    <w:rsid w:val="00BC3E92"/>
    <w:rsid w:val="00BC4312"/>
    <w:rsid w:val="00BC4D13"/>
    <w:rsid w:val="00BC4ED5"/>
    <w:rsid w:val="00BC4FA1"/>
    <w:rsid w:val="00BC503F"/>
    <w:rsid w:val="00BC50CB"/>
    <w:rsid w:val="00BC545F"/>
    <w:rsid w:val="00BC5AD1"/>
    <w:rsid w:val="00BC5BA6"/>
    <w:rsid w:val="00BC60F3"/>
    <w:rsid w:val="00BC69A3"/>
    <w:rsid w:val="00BC6A66"/>
    <w:rsid w:val="00BC6B0B"/>
    <w:rsid w:val="00BC6D02"/>
    <w:rsid w:val="00BC6DDE"/>
    <w:rsid w:val="00BC7698"/>
    <w:rsid w:val="00BC7739"/>
    <w:rsid w:val="00BC7ACD"/>
    <w:rsid w:val="00BC7FB9"/>
    <w:rsid w:val="00BD045E"/>
    <w:rsid w:val="00BD0737"/>
    <w:rsid w:val="00BD08D7"/>
    <w:rsid w:val="00BD0F5A"/>
    <w:rsid w:val="00BD157F"/>
    <w:rsid w:val="00BD1825"/>
    <w:rsid w:val="00BD2F81"/>
    <w:rsid w:val="00BD3541"/>
    <w:rsid w:val="00BD37F1"/>
    <w:rsid w:val="00BD3952"/>
    <w:rsid w:val="00BD44E0"/>
    <w:rsid w:val="00BD46E5"/>
    <w:rsid w:val="00BD4A3C"/>
    <w:rsid w:val="00BD5718"/>
    <w:rsid w:val="00BD593E"/>
    <w:rsid w:val="00BD65EB"/>
    <w:rsid w:val="00BD777D"/>
    <w:rsid w:val="00BE00D2"/>
    <w:rsid w:val="00BE0CC5"/>
    <w:rsid w:val="00BE0E8E"/>
    <w:rsid w:val="00BE1B53"/>
    <w:rsid w:val="00BE21D9"/>
    <w:rsid w:val="00BE2BB6"/>
    <w:rsid w:val="00BE2C2B"/>
    <w:rsid w:val="00BE2D6C"/>
    <w:rsid w:val="00BE2DEB"/>
    <w:rsid w:val="00BE2ED5"/>
    <w:rsid w:val="00BE3264"/>
    <w:rsid w:val="00BE3371"/>
    <w:rsid w:val="00BE34FF"/>
    <w:rsid w:val="00BE39B9"/>
    <w:rsid w:val="00BE3BAE"/>
    <w:rsid w:val="00BE48AA"/>
    <w:rsid w:val="00BE55F0"/>
    <w:rsid w:val="00BE5A1C"/>
    <w:rsid w:val="00BE64D3"/>
    <w:rsid w:val="00BE6BDA"/>
    <w:rsid w:val="00BE6C05"/>
    <w:rsid w:val="00BE71B1"/>
    <w:rsid w:val="00BE732E"/>
    <w:rsid w:val="00BE7641"/>
    <w:rsid w:val="00BE7699"/>
    <w:rsid w:val="00BE7B18"/>
    <w:rsid w:val="00BF0011"/>
    <w:rsid w:val="00BF056F"/>
    <w:rsid w:val="00BF07DF"/>
    <w:rsid w:val="00BF0992"/>
    <w:rsid w:val="00BF118E"/>
    <w:rsid w:val="00BF171B"/>
    <w:rsid w:val="00BF1800"/>
    <w:rsid w:val="00BF1889"/>
    <w:rsid w:val="00BF194B"/>
    <w:rsid w:val="00BF1A29"/>
    <w:rsid w:val="00BF206E"/>
    <w:rsid w:val="00BF28E0"/>
    <w:rsid w:val="00BF299B"/>
    <w:rsid w:val="00BF2AB1"/>
    <w:rsid w:val="00BF2BA6"/>
    <w:rsid w:val="00BF394E"/>
    <w:rsid w:val="00BF3FC7"/>
    <w:rsid w:val="00BF41CD"/>
    <w:rsid w:val="00BF4923"/>
    <w:rsid w:val="00BF542D"/>
    <w:rsid w:val="00BF5AD2"/>
    <w:rsid w:val="00BF5BE6"/>
    <w:rsid w:val="00BF5C82"/>
    <w:rsid w:val="00BF5C8B"/>
    <w:rsid w:val="00BF5D68"/>
    <w:rsid w:val="00BF600C"/>
    <w:rsid w:val="00BF6357"/>
    <w:rsid w:val="00BF67D1"/>
    <w:rsid w:val="00BF6973"/>
    <w:rsid w:val="00BF6B04"/>
    <w:rsid w:val="00BF7099"/>
    <w:rsid w:val="00BF73A9"/>
    <w:rsid w:val="00BF75F0"/>
    <w:rsid w:val="00BF78AC"/>
    <w:rsid w:val="00BF797C"/>
    <w:rsid w:val="00BF7E9F"/>
    <w:rsid w:val="00BF7ED5"/>
    <w:rsid w:val="00C00135"/>
    <w:rsid w:val="00C00806"/>
    <w:rsid w:val="00C00F0F"/>
    <w:rsid w:val="00C0169F"/>
    <w:rsid w:val="00C01704"/>
    <w:rsid w:val="00C02022"/>
    <w:rsid w:val="00C0276E"/>
    <w:rsid w:val="00C02BFD"/>
    <w:rsid w:val="00C02D42"/>
    <w:rsid w:val="00C02F27"/>
    <w:rsid w:val="00C036E8"/>
    <w:rsid w:val="00C040CD"/>
    <w:rsid w:val="00C04459"/>
    <w:rsid w:val="00C0487D"/>
    <w:rsid w:val="00C0494D"/>
    <w:rsid w:val="00C04A0A"/>
    <w:rsid w:val="00C053A2"/>
    <w:rsid w:val="00C05D8B"/>
    <w:rsid w:val="00C05E00"/>
    <w:rsid w:val="00C05E17"/>
    <w:rsid w:val="00C05EE1"/>
    <w:rsid w:val="00C05FCD"/>
    <w:rsid w:val="00C0671D"/>
    <w:rsid w:val="00C06BCE"/>
    <w:rsid w:val="00C07339"/>
    <w:rsid w:val="00C07959"/>
    <w:rsid w:val="00C1023D"/>
    <w:rsid w:val="00C106CC"/>
    <w:rsid w:val="00C108A5"/>
    <w:rsid w:val="00C108FE"/>
    <w:rsid w:val="00C11DCA"/>
    <w:rsid w:val="00C11DED"/>
    <w:rsid w:val="00C12269"/>
    <w:rsid w:val="00C12389"/>
    <w:rsid w:val="00C12731"/>
    <w:rsid w:val="00C1279B"/>
    <w:rsid w:val="00C128A1"/>
    <w:rsid w:val="00C1324F"/>
    <w:rsid w:val="00C1338D"/>
    <w:rsid w:val="00C13D59"/>
    <w:rsid w:val="00C13F66"/>
    <w:rsid w:val="00C1469C"/>
    <w:rsid w:val="00C14B62"/>
    <w:rsid w:val="00C14F97"/>
    <w:rsid w:val="00C15361"/>
    <w:rsid w:val="00C1572A"/>
    <w:rsid w:val="00C15A6C"/>
    <w:rsid w:val="00C15C9A"/>
    <w:rsid w:val="00C15D6F"/>
    <w:rsid w:val="00C15EC3"/>
    <w:rsid w:val="00C16392"/>
    <w:rsid w:val="00C165E0"/>
    <w:rsid w:val="00C17196"/>
    <w:rsid w:val="00C1791C"/>
    <w:rsid w:val="00C17E35"/>
    <w:rsid w:val="00C17E6C"/>
    <w:rsid w:val="00C20192"/>
    <w:rsid w:val="00C206AD"/>
    <w:rsid w:val="00C206C6"/>
    <w:rsid w:val="00C20E19"/>
    <w:rsid w:val="00C21546"/>
    <w:rsid w:val="00C2174D"/>
    <w:rsid w:val="00C217BF"/>
    <w:rsid w:val="00C21AAD"/>
    <w:rsid w:val="00C21E77"/>
    <w:rsid w:val="00C22020"/>
    <w:rsid w:val="00C2243C"/>
    <w:rsid w:val="00C2243E"/>
    <w:rsid w:val="00C2272D"/>
    <w:rsid w:val="00C22A1C"/>
    <w:rsid w:val="00C22AEC"/>
    <w:rsid w:val="00C22B35"/>
    <w:rsid w:val="00C22B70"/>
    <w:rsid w:val="00C23148"/>
    <w:rsid w:val="00C235DA"/>
    <w:rsid w:val="00C238A6"/>
    <w:rsid w:val="00C242F2"/>
    <w:rsid w:val="00C24913"/>
    <w:rsid w:val="00C24A90"/>
    <w:rsid w:val="00C24DA0"/>
    <w:rsid w:val="00C253ED"/>
    <w:rsid w:val="00C2566C"/>
    <w:rsid w:val="00C25AF0"/>
    <w:rsid w:val="00C25B98"/>
    <w:rsid w:val="00C25BA7"/>
    <w:rsid w:val="00C25EDC"/>
    <w:rsid w:val="00C26250"/>
    <w:rsid w:val="00C262D2"/>
    <w:rsid w:val="00C26328"/>
    <w:rsid w:val="00C264AE"/>
    <w:rsid w:val="00C26754"/>
    <w:rsid w:val="00C26AEB"/>
    <w:rsid w:val="00C26B1D"/>
    <w:rsid w:val="00C26BAC"/>
    <w:rsid w:val="00C271D6"/>
    <w:rsid w:val="00C2758E"/>
    <w:rsid w:val="00C27B80"/>
    <w:rsid w:val="00C27B8A"/>
    <w:rsid w:val="00C27C0E"/>
    <w:rsid w:val="00C27FCC"/>
    <w:rsid w:val="00C3056A"/>
    <w:rsid w:val="00C3071D"/>
    <w:rsid w:val="00C30C34"/>
    <w:rsid w:val="00C314FD"/>
    <w:rsid w:val="00C3240C"/>
    <w:rsid w:val="00C32DD1"/>
    <w:rsid w:val="00C336DE"/>
    <w:rsid w:val="00C33867"/>
    <w:rsid w:val="00C3426E"/>
    <w:rsid w:val="00C342CE"/>
    <w:rsid w:val="00C349A3"/>
    <w:rsid w:val="00C34A82"/>
    <w:rsid w:val="00C34B20"/>
    <w:rsid w:val="00C35424"/>
    <w:rsid w:val="00C35AE1"/>
    <w:rsid w:val="00C360AB"/>
    <w:rsid w:val="00C36EB0"/>
    <w:rsid w:val="00C3750B"/>
    <w:rsid w:val="00C37A51"/>
    <w:rsid w:val="00C37AE4"/>
    <w:rsid w:val="00C37B72"/>
    <w:rsid w:val="00C40137"/>
    <w:rsid w:val="00C4048A"/>
    <w:rsid w:val="00C40544"/>
    <w:rsid w:val="00C40557"/>
    <w:rsid w:val="00C40BAE"/>
    <w:rsid w:val="00C40BFC"/>
    <w:rsid w:val="00C40CE5"/>
    <w:rsid w:val="00C41364"/>
    <w:rsid w:val="00C41930"/>
    <w:rsid w:val="00C41BAF"/>
    <w:rsid w:val="00C41E00"/>
    <w:rsid w:val="00C4234A"/>
    <w:rsid w:val="00C42934"/>
    <w:rsid w:val="00C42E2C"/>
    <w:rsid w:val="00C43269"/>
    <w:rsid w:val="00C43618"/>
    <w:rsid w:val="00C436C9"/>
    <w:rsid w:val="00C43800"/>
    <w:rsid w:val="00C43858"/>
    <w:rsid w:val="00C4385B"/>
    <w:rsid w:val="00C43E32"/>
    <w:rsid w:val="00C43FF0"/>
    <w:rsid w:val="00C442EB"/>
    <w:rsid w:val="00C44697"/>
    <w:rsid w:val="00C44F35"/>
    <w:rsid w:val="00C44FCD"/>
    <w:rsid w:val="00C4508F"/>
    <w:rsid w:val="00C45440"/>
    <w:rsid w:val="00C45602"/>
    <w:rsid w:val="00C4592D"/>
    <w:rsid w:val="00C4613D"/>
    <w:rsid w:val="00C4639D"/>
    <w:rsid w:val="00C46466"/>
    <w:rsid w:val="00C4673D"/>
    <w:rsid w:val="00C46E86"/>
    <w:rsid w:val="00C470AB"/>
    <w:rsid w:val="00C47253"/>
    <w:rsid w:val="00C472B5"/>
    <w:rsid w:val="00C47DC2"/>
    <w:rsid w:val="00C50032"/>
    <w:rsid w:val="00C50499"/>
    <w:rsid w:val="00C50515"/>
    <w:rsid w:val="00C51A20"/>
    <w:rsid w:val="00C51D63"/>
    <w:rsid w:val="00C51DC2"/>
    <w:rsid w:val="00C523FA"/>
    <w:rsid w:val="00C525D8"/>
    <w:rsid w:val="00C52B75"/>
    <w:rsid w:val="00C54A35"/>
    <w:rsid w:val="00C55411"/>
    <w:rsid w:val="00C5575B"/>
    <w:rsid w:val="00C5617B"/>
    <w:rsid w:val="00C5621F"/>
    <w:rsid w:val="00C5664A"/>
    <w:rsid w:val="00C56A3C"/>
    <w:rsid w:val="00C57066"/>
    <w:rsid w:val="00C57453"/>
    <w:rsid w:val="00C60124"/>
    <w:rsid w:val="00C60C0D"/>
    <w:rsid w:val="00C60CC2"/>
    <w:rsid w:val="00C60CE9"/>
    <w:rsid w:val="00C61184"/>
    <w:rsid w:val="00C611AB"/>
    <w:rsid w:val="00C6143C"/>
    <w:rsid w:val="00C61D73"/>
    <w:rsid w:val="00C61D9F"/>
    <w:rsid w:val="00C62014"/>
    <w:rsid w:val="00C62773"/>
    <w:rsid w:val="00C62791"/>
    <w:rsid w:val="00C62E63"/>
    <w:rsid w:val="00C63627"/>
    <w:rsid w:val="00C6384C"/>
    <w:rsid w:val="00C63A80"/>
    <w:rsid w:val="00C63C00"/>
    <w:rsid w:val="00C63CD5"/>
    <w:rsid w:val="00C640BB"/>
    <w:rsid w:val="00C65049"/>
    <w:rsid w:val="00C653DE"/>
    <w:rsid w:val="00C6591B"/>
    <w:rsid w:val="00C65C3D"/>
    <w:rsid w:val="00C65DF9"/>
    <w:rsid w:val="00C65E5A"/>
    <w:rsid w:val="00C65E84"/>
    <w:rsid w:val="00C660AA"/>
    <w:rsid w:val="00C66586"/>
    <w:rsid w:val="00C66A11"/>
    <w:rsid w:val="00C66A62"/>
    <w:rsid w:val="00C66F17"/>
    <w:rsid w:val="00C67B0F"/>
    <w:rsid w:val="00C67EC9"/>
    <w:rsid w:val="00C70896"/>
    <w:rsid w:val="00C708A6"/>
    <w:rsid w:val="00C710B0"/>
    <w:rsid w:val="00C713A0"/>
    <w:rsid w:val="00C715A0"/>
    <w:rsid w:val="00C71627"/>
    <w:rsid w:val="00C7193B"/>
    <w:rsid w:val="00C71B90"/>
    <w:rsid w:val="00C71BDB"/>
    <w:rsid w:val="00C72044"/>
    <w:rsid w:val="00C720FD"/>
    <w:rsid w:val="00C722A4"/>
    <w:rsid w:val="00C722C1"/>
    <w:rsid w:val="00C722D4"/>
    <w:rsid w:val="00C72729"/>
    <w:rsid w:val="00C72AAE"/>
    <w:rsid w:val="00C72E3A"/>
    <w:rsid w:val="00C74001"/>
    <w:rsid w:val="00C740D2"/>
    <w:rsid w:val="00C7477B"/>
    <w:rsid w:val="00C748B6"/>
    <w:rsid w:val="00C74C2B"/>
    <w:rsid w:val="00C7551F"/>
    <w:rsid w:val="00C75952"/>
    <w:rsid w:val="00C75A92"/>
    <w:rsid w:val="00C76737"/>
    <w:rsid w:val="00C77054"/>
    <w:rsid w:val="00C77E0E"/>
    <w:rsid w:val="00C80040"/>
    <w:rsid w:val="00C801CF"/>
    <w:rsid w:val="00C80250"/>
    <w:rsid w:val="00C80870"/>
    <w:rsid w:val="00C8164A"/>
    <w:rsid w:val="00C8174E"/>
    <w:rsid w:val="00C8177E"/>
    <w:rsid w:val="00C817D7"/>
    <w:rsid w:val="00C818B6"/>
    <w:rsid w:val="00C818C3"/>
    <w:rsid w:val="00C819DB"/>
    <w:rsid w:val="00C81BD2"/>
    <w:rsid w:val="00C81CF8"/>
    <w:rsid w:val="00C81F59"/>
    <w:rsid w:val="00C82073"/>
    <w:rsid w:val="00C829D0"/>
    <w:rsid w:val="00C82A69"/>
    <w:rsid w:val="00C82EBF"/>
    <w:rsid w:val="00C8363D"/>
    <w:rsid w:val="00C83743"/>
    <w:rsid w:val="00C8380A"/>
    <w:rsid w:val="00C84485"/>
    <w:rsid w:val="00C84680"/>
    <w:rsid w:val="00C84B97"/>
    <w:rsid w:val="00C84C18"/>
    <w:rsid w:val="00C8516E"/>
    <w:rsid w:val="00C851DC"/>
    <w:rsid w:val="00C85465"/>
    <w:rsid w:val="00C85477"/>
    <w:rsid w:val="00C8578E"/>
    <w:rsid w:val="00C85860"/>
    <w:rsid w:val="00C85A59"/>
    <w:rsid w:val="00C865B7"/>
    <w:rsid w:val="00C86A2C"/>
    <w:rsid w:val="00C87B6F"/>
    <w:rsid w:val="00C904F7"/>
    <w:rsid w:val="00C90C42"/>
    <w:rsid w:val="00C91543"/>
    <w:rsid w:val="00C91C2E"/>
    <w:rsid w:val="00C91D62"/>
    <w:rsid w:val="00C92718"/>
    <w:rsid w:val="00C92CD8"/>
    <w:rsid w:val="00C9303E"/>
    <w:rsid w:val="00C937F2"/>
    <w:rsid w:val="00C94568"/>
    <w:rsid w:val="00C94650"/>
    <w:rsid w:val="00C946AA"/>
    <w:rsid w:val="00C94D33"/>
    <w:rsid w:val="00C94FB9"/>
    <w:rsid w:val="00C95068"/>
    <w:rsid w:val="00C951FE"/>
    <w:rsid w:val="00C95CC8"/>
    <w:rsid w:val="00C95D42"/>
    <w:rsid w:val="00C95F48"/>
    <w:rsid w:val="00C96456"/>
    <w:rsid w:val="00C965FC"/>
    <w:rsid w:val="00C9690D"/>
    <w:rsid w:val="00C96BD1"/>
    <w:rsid w:val="00C96C96"/>
    <w:rsid w:val="00C96F70"/>
    <w:rsid w:val="00C96F73"/>
    <w:rsid w:val="00C97149"/>
    <w:rsid w:val="00C9717A"/>
    <w:rsid w:val="00C97482"/>
    <w:rsid w:val="00C9790C"/>
    <w:rsid w:val="00C97AE3"/>
    <w:rsid w:val="00C97D38"/>
    <w:rsid w:val="00CA07A9"/>
    <w:rsid w:val="00CA0A2F"/>
    <w:rsid w:val="00CA0C8D"/>
    <w:rsid w:val="00CA0CFC"/>
    <w:rsid w:val="00CA0D74"/>
    <w:rsid w:val="00CA1438"/>
    <w:rsid w:val="00CA1BCC"/>
    <w:rsid w:val="00CA1C7F"/>
    <w:rsid w:val="00CA1F2B"/>
    <w:rsid w:val="00CA2066"/>
    <w:rsid w:val="00CA2D68"/>
    <w:rsid w:val="00CA3226"/>
    <w:rsid w:val="00CA345E"/>
    <w:rsid w:val="00CA3A9E"/>
    <w:rsid w:val="00CA3EFE"/>
    <w:rsid w:val="00CA409F"/>
    <w:rsid w:val="00CA4153"/>
    <w:rsid w:val="00CA48FE"/>
    <w:rsid w:val="00CA4E23"/>
    <w:rsid w:val="00CA5563"/>
    <w:rsid w:val="00CA5689"/>
    <w:rsid w:val="00CA57B0"/>
    <w:rsid w:val="00CA6016"/>
    <w:rsid w:val="00CA74AC"/>
    <w:rsid w:val="00CA75BE"/>
    <w:rsid w:val="00CA772A"/>
    <w:rsid w:val="00CA7801"/>
    <w:rsid w:val="00CB0525"/>
    <w:rsid w:val="00CB0720"/>
    <w:rsid w:val="00CB0A37"/>
    <w:rsid w:val="00CB0D07"/>
    <w:rsid w:val="00CB0E7A"/>
    <w:rsid w:val="00CB171C"/>
    <w:rsid w:val="00CB17FC"/>
    <w:rsid w:val="00CB1818"/>
    <w:rsid w:val="00CB1D9E"/>
    <w:rsid w:val="00CB25E1"/>
    <w:rsid w:val="00CB26A3"/>
    <w:rsid w:val="00CB300E"/>
    <w:rsid w:val="00CB3305"/>
    <w:rsid w:val="00CB3592"/>
    <w:rsid w:val="00CB3BD4"/>
    <w:rsid w:val="00CB3D51"/>
    <w:rsid w:val="00CB41E1"/>
    <w:rsid w:val="00CB4761"/>
    <w:rsid w:val="00CB513B"/>
    <w:rsid w:val="00CB5B70"/>
    <w:rsid w:val="00CB6232"/>
    <w:rsid w:val="00CB62A2"/>
    <w:rsid w:val="00CB6321"/>
    <w:rsid w:val="00CB63FF"/>
    <w:rsid w:val="00CB65FF"/>
    <w:rsid w:val="00CB6A7A"/>
    <w:rsid w:val="00CB6AEF"/>
    <w:rsid w:val="00CB6F25"/>
    <w:rsid w:val="00CB72A4"/>
    <w:rsid w:val="00CB73FF"/>
    <w:rsid w:val="00CB75C8"/>
    <w:rsid w:val="00CB7950"/>
    <w:rsid w:val="00CC019F"/>
    <w:rsid w:val="00CC0E34"/>
    <w:rsid w:val="00CC1404"/>
    <w:rsid w:val="00CC16F7"/>
    <w:rsid w:val="00CC1A9D"/>
    <w:rsid w:val="00CC1B88"/>
    <w:rsid w:val="00CC2137"/>
    <w:rsid w:val="00CC2370"/>
    <w:rsid w:val="00CC29C1"/>
    <w:rsid w:val="00CC350E"/>
    <w:rsid w:val="00CC3A1F"/>
    <w:rsid w:val="00CC3BCC"/>
    <w:rsid w:val="00CC4B74"/>
    <w:rsid w:val="00CC5218"/>
    <w:rsid w:val="00CC5FED"/>
    <w:rsid w:val="00CD0135"/>
    <w:rsid w:val="00CD040E"/>
    <w:rsid w:val="00CD04F8"/>
    <w:rsid w:val="00CD0A70"/>
    <w:rsid w:val="00CD0E13"/>
    <w:rsid w:val="00CD0FB0"/>
    <w:rsid w:val="00CD155A"/>
    <w:rsid w:val="00CD1732"/>
    <w:rsid w:val="00CD1A25"/>
    <w:rsid w:val="00CD1A70"/>
    <w:rsid w:val="00CD1B6C"/>
    <w:rsid w:val="00CD2692"/>
    <w:rsid w:val="00CD2E6E"/>
    <w:rsid w:val="00CD2EDA"/>
    <w:rsid w:val="00CD35D2"/>
    <w:rsid w:val="00CD3712"/>
    <w:rsid w:val="00CD3A37"/>
    <w:rsid w:val="00CD3AF8"/>
    <w:rsid w:val="00CD3B8F"/>
    <w:rsid w:val="00CD4038"/>
    <w:rsid w:val="00CD441D"/>
    <w:rsid w:val="00CD4691"/>
    <w:rsid w:val="00CD4A1A"/>
    <w:rsid w:val="00CD4C7A"/>
    <w:rsid w:val="00CD4D76"/>
    <w:rsid w:val="00CD4D95"/>
    <w:rsid w:val="00CD4EAE"/>
    <w:rsid w:val="00CD51FA"/>
    <w:rsid w:val="00CD557A"/>
    <w:rsid w:val="00CD5C5B"/>
    <w:rsid w:val="00CD6ECC"/>
    <w:rsid w:val="00CD703E"/>
    <w:rsid w:val="00CD7172"/>
    <w:rsid w:val="00CD7422"/>
    <w:rsid w:val="00CD761F"/>
    <w:rsid w:val="00CD77E6"/>
    <w:rsid w:val="00CE0408"/>
    <w:rsid w:val="00CE0634"/>
    <w:rsid w:val="00CE0993"/>
    <w:rsid w:val="00CE0BDC"/>
    <w:rsid w:val="00CE0CAA"/>
    <w:rsid w:val="00CE0F0F"/>
    <w:rsid w:val="00CE19C4"/>
    <w:rsid w:val="00CE1E17"/>
    <w:rsid w:val="00CE2156"/>
    <w:rsid w:val="00CE22C9"/>
    <w:rsid w:val="00CE2430"/>
    <w:rsid w:val="00CE2621"/>
    <w:rsid w:val="00CE27D7"/>
    <w:rsid w:val="00CE2861"/>
    <w:rsid w:val="00CE294C"/>
    <w:rsid w:val="00CE2F94"/>
    <w:rsid w:val="00CE34B3"/>
    <w:rsid w:val="00CE38A8"/>
    <w:rsid w:val="00CE3A3E"/>
    <w:rsid w:val="00CE3B5F"/>
    <w:rsid w:val="00CE3BBA"/>
    <w:rsid w:val="00CE3CA2"/>
    <w:rsid w:val="00CE3D99"/>
    <w:rsid w:val="00CE3FCA"/>
    <w:rsid w:val="00CE4066"/>
    <w:rsid w:val="00CE4725"/>
    <w:rsid w:val="00CE4DDE"/>
    <w:rsid w:val="00CE4E9C"/>
    <w:rsid w:val="00CE5500"/>
    <w:rsid w:val="00CE610F"/>
    <w:rsid w:val="00CE6137"/>
    <w:rsid w:val="00CE637E"/>
    <w:rsid w:val="00CE6927"/>
    <w:rsid w:val="00CE6DC6"/>
    <w:rsid w:val="00CE6F21"/>
    <w:rsid w:val="00CE7386"/>
    <w:rsid w:val="00CE7587"/>
    <w:rsid w:val="00CE7A5B"/>
    <w:rsid w:val="00CE7ADD"/>
    <w:rsid w:val="00CF0462"/>
    <w:rsid w:val="00CF05B5"/>
    <w:rsid w:val="00CF0A81"/>
    <w:rsid w:val="00CF0AE9"/>
    <w:rsid w:val="00CF0B46"/>
    <w:rsid w:val="00CF0F13"/>
    <w:rsid w:val="00CF129B"/>
    <w:rsid w:val="00CF130A"/>
    <w:rsid w:val="00CF1378"/>
    <w:rsid w:val="00CF19C7"/>
    <w:rsid w:val="00CF1E17"/>
    <w:rsid w:val="00CF2539"/>
    <w:rsid w:val="00CF27EC"/>
    <w:rsid w:val="00CF2871"/>
    <w:rsid w:val="00CF2956"/>
    <w:rsid w:val="00CF2C3C"/>
    <w:rsid w:val="00CF2FD5"/>
    <w:rsid w:val="00CF3133"/>
    <w:rsid w:val="00CF3465"/>
    <w:rsid w:val="00CF38D0"/>
    <w:rsid w:val="00CF3C22"/>
    <w:rsid w:val="00CF3D13"/>
    <w:rsid w:val="00CF3E5F"/>
    <w:rsid w:val="00CF43ED"/>
    <w:rsid w:val="00CF48F2"/>
    <w:rsid w:val="00CF5B3A"/>
    <w:rsid w:val="00CF5C1E"/>
    <w:rsid w:val="00CF5FC0"/>
    <w:rsid w:val="00CF60C6"/>
    <w:rsid w:val="00CF66B5"/>
    <w:rsid w:val="00CF6A5A"/>
    <w:rsid w:val="00CF6C6F"/>
    <w:rsid w:val="00CF71CF"/>
    <w:rsid w:val="00CF73FB"/>
    <w:rsid w:val="00CF7B8C"/>
    <w:rsid w:val="00CF7C24"/>
    <w:rsid w:val="00CF7D9B"/>
    <w:rsid w:val="00CF7E27"/>
    <w:rsid w:val="00CF7E89"/>
    <w:rsid w:val="00D00253"/>
    <w:rsid w:val="00D00E8B"/>
    <w:rsid w:val="00D00FB7"/>
    <w:rsid w:val="00D013AD"/>
    <w:rsid w:val="00D0155A"/>
    <w:rsid w:val="00D02140"/>
    <w:rsid w:val="00D02279"/>
    <w:rsid w:val="00D027F2"/>
    <w:rsid w:val="00D0298B"/>
    <w:rsid w:val="00D038A7"/>
    <w:rsid w:val="00D03A3F"/>
    <w:rsid w:val="00D03F6A"/>
    <w:rsid w:val="00D04006"/>
    <w:rsid w:val="00D043DE"/>
    <w:rsid w:val="00D046D5"/>
    <w:rsid w:val="00D0485E"/>
    <w:rsid w:val="00D05433"/>
    <w:rsid w:val="00D061BE"/>
    <w:rsid w:val="00D06420"/>
    <w:rsid w:val="00D067F0"/>
    <w:rsid w:val="00D06953"/>
    <w:rsid w:val="00D07227"/>
    <w:rsid w:val="00D07738"/>
    <w:rsid w:val="00D07921"/>
    <w:rsid w:val="00D104F9"/>
    <w:rsid w:val="00D10525"/>
    <w:rsid w:val="00D10551"/>
    <w:rsid w:val="00D109A2"/>
    <w:rsid w:val="00D11037"/>
    <w:rsid w:val="00D115D8"/>
    <w:rsid w:val="00D118FB"/>
    <w:rsid w:val="00D11C27"/>
    <w:rsid w:val="00D1209B"/>
    <w:rsid w:val="00D124FD"/>
    <w:rsid w:val="00D12B4B"/>
    <w:rsid w:val="00D1320E"/>
    <w:rsid w:val="00D13B4B"/>
    <w:rsid w:val="00D13E2B"/>
    <w:rsid w:val="00D1457C"/>
    <w:rsid w:val="00D14D53"/>
    <w:rsid w:val="00D14E4E"/>
    <w:rsid w:val="00D15468"/>
    <w:rsid w:val="00D154F0"/>
    <w:rsid w:val="00D15D44"/>
    <w:rsid w:val="00D16417"/>
    <w:rsid w:val="00D16D4F"/>
    <w:rsid w:val="00D16F9B"/>
    <w:rsid w:val="00D17293"/>
    <w:rsid w:val="00D17354"/>
    <w:rsid w:val="00D17587"/>
    <w:rsid w:val="00D20F54"/>
    <w:rsid w:val="00D21625"/>
    <w:rsid w:val="00D218D9"/>
    <w:rsid w:val="00D21B2C"/>
    <w:rsid w:val="00D21D6B"/>
    <w:rsid w:val="00D21D9E"/>
    <w:rsid w:val="00D21DB8"/>
    <w:rsid w:val="00D21FE8"/>
    <w:rsid w:val="00D22206"/>
    <w:rsid w:val="00D227E9"/>
    <w:rsid w:val="00D23268"/>
    <w:rsid w:val="00D233CC"/>
    <w:rsid w:val="00D239C3"/>
    <w:rsid w:val="00D23C36"/>
    <w:rsid w:val="00D23D8C"/>
    <w:rsid w:val="00D2403A"/>
    <w:rsid w:val="00D2449F"/>
    <w:rsid w:val="00D2462E"/>
    <w:rsid w:val="00D2475D"/>
    <w:rsid w:val="00D24C43"/>
    <w:rsid w:val="00D254EA"/>
    <w:rsid w:val="00D2573A"/>
    <w:rsid w:val="00D257E1"/>
    <w:rsid w:val="00D25854"/>
    <w:rsid w:val="00D26100"/>
    <w:rsid w:val="00D261C0"/>
    <w:rsid w:val="00D26928"/>
    <w:rsid w:val="00D26D87"/>
    <w:rsid w:val="00D26DB5"/>
    <w:rsid w:val="00D26E0A"/>
    <w:rsid w:val="00D2734D"/>
    <w:rsid w:val="00D2740C"/>
    <w:rsid w:val="00D274B8"/>
    <w:rsid w:val="00D27716"/>
    <w:rsid w:val="00D27BF6"/>
    <w:rsid w:val="00D27D20"/>
    <w:rsid w:val="00D27DA7"/>
    <w:rsid w:val="00D27F97"/>
    <w:rsid w:val="00D3018E"/>
    <w:rsid w:val="00D3051C"/>
    <w:rsid w:val="00D30DDA"/>
    <w:rsid w:val="00D30DF4"/>
    <w:rsid w:val="00D31265"/>
    <w:rsid w:val="00D31920"/>
    <w:rsid w:val="00D31BEA"/>
    <w:rsid w:val="00D31C8C"/>
    <w:rsid w:val="00D32522"/>
    <w:rsid w:val="00D3273E"/>
    <w:rsid w:val="00D3282E"/>
    <w:rsid w:val="00D32B77"/>
    <w:rsid w:val="00D32D13"/>
    <w:rsid w:val="00D33085"/>
    <w:rsid w:val="00D3326C"/>
    <w:rsid w:val="00D333A6"/>
    <w:rsid w:val="00D33594"/>
    <w:rsid w:val="00D3361E"/>
    <w:rsid w:val="00D336BA"/>
    <w:rsid w:val="00D33A7F"/>
    <w:rsid w:val="00D33FB5"/>
    <w:rsid w:val="00D34AC1"/>
    <w:rsid w:val="00D34F2F"/>
    <w:rsid w:val="00D351AB"/>
    <w:rsid w:val="00D35F2C"/>
    <w:rsid w:val="00D36051"/>
    <w:rsid w:val="00D36936"/>
    <w:rsid w:val="00D36F6C"/>
    <w:rsid w:val="00D3718C"/>
    <w:rsid w:val="00D37772"/>
    <w:rsid w:val="00D37DD7"/>
    <w:rsid w:val="00D37E82"/>
    <w:rsid w:val="00D37F01"/>
    <w:rsid w:val="00D37F91"/>
    <w:rsid w:val="00D40513"/>
    <w:rsid w:val="00D407C9"/>
    <w:rsid w:val="00D40B8D"/>
    <w:rsid w:val="00D40F46"/>
    <w:rsid w:val="00D40F5D"/>
    <w:rsid w:val="00D41073"/>
    <w:rsid w:val="00D41551"/>
    <w:rsid w:val="00D41AF9"/>
    <w:rsid w:val="00D4205D"/>
    <w:rsid w:val="00D4255A"/>
    <w:rsid w:val="00D4277C"/>
    <w:rsid w:val="00D42A89"/>
    <w:rsid w:val="00D42B93"/>
    <w:rsid w:val="00D42BF2"/>
    <w:rsid w:val="00D433B4"/>
    <w:rsid w:val="00D435C5"/>
    <w:rsid w:val="00D43640"/>
    <w:rsid w:val="00D43915"/>
    <w:rsid w:val="00D43A05"/>
    <w:rsid w:val="00D43DED"/>
    <w:rsid w:val="00D44E13"/>
    <w:rsid w:val="00D45002"/>
    <w:rsid w:val="00D4575F"/>
    <w:rsid w:val="00D45842"/>
    <w:rsid w:val="00D459B4"/>
    <w:rsid w:val="00D45D16"/>
    <w:rsid w:val="00D45FE9"/>
    <w:rsid w:val="00D463C3"/>
    <w:rsid w:val="00D46DC9"/>
    <w:rsid w:val="00D47441"/>
    <w:rsid w:val="00D47772"/>
    <w:rsid w:val="00D47A7D"/>
    <w:rsid w:val="00D47DC8"/>
    <w:rsid w:val="00D47FCB"/>
    <w:rsid w:val="00D500BB"/>
    <w:rsid w:val="00D500E0"/>
    <w:rsid w:val="00D50CD2"/>
    <w:rsid w:val="00D5101F"/>
    <w:rsid w:val="00D514CA"/>
    <w:rsid w:val="00D51B10"/>
    <w:rsid w:val="00D52A29"/>
    <w:rsid w:val="00D52EE3"/>
    <w:rsid w:val="00D52F01"/>
    <w:rsid w:val="00D53012"/>
    <w:rsid w:val="00D53AF7"/>
    <w:rsid w:val="00D542B6"/>
    <w:rsid w:val="00D543D4"/>
    <w:rsid w:val="00D54533"/>
    <w:rsid w:val="00D54567"/>
    <w:rsid w:val="00D5480A"/>
    <w:rsid w:val="00D54897"/>
    <w:rsid w:val="00D54C59"/>
    <w:rsid w:val="00D55AD4"/>
    <w:rsid w:val="00D56717"/>
    <w:rsid w:val="00D56937"/>
    <w:rsid w:val="00D572DA"/>
    <w:rsid w:val="00D575EB"/>
    <w:rsid w:val="00D57796"/>
    <w:rsid w:val="00D57FFA"/>
    <w:rsid w:val="00D60469"/>
    <w:rsid w:val="00D60D11"/>
    <w:rsid w:val="00D60E32"/>
    <w:rsid w:val="00D6103B"/>
    <w:rsid w:val="00D6114B"/>
    <w:rsid w:val="00D614CA"/>
    <w:rsid w:val="00D616B1"/>
    <w:rsid w:val="00D61BEB"/>
    <w:rsid w:val="00D62219"/>
    <w:rsid w:val="00D6221C"/>
    <w:rsid w:val="00D622B8"/>
    <w:rsid w:val="00D62A19"/>
    <w:rsid w:val="00D62C1B"/>
    <w:rsid w:val="00D636ED"/>
    <w:rsid w:val="00D63DEB"/>
    <w:rsid w:val="00D63FA6"/>
    <w:rsid w:val="00D64306"/>
    <w:rsid w:val="00D64410"/>
    <w:rsid w:val="00D64670"/>
    <w:rsid w:val="00D648AD"/>
    <w:rsid w:val="00D64B66"/>
    <w:rsid w:val="00D64B8A"/>
    <w:rsid w:val="00D65E35"/>
    <w:rsid w:val="00D66600"/>
    <w:rsid w:val="00D677E2"/>
    <w:rsid w:val="00D67FB0"/>
    <w:rsid w:val="00D70309"/>
    <w:rsid w:val="00D703A0"/>
    <w:rsid w:val="00D70AD0"/>
    <w:rsid w:val="00D70DC2"/>
    <w:rsid w:val="00D710C5"/>
    <w:rsid w:val="00D712A2"/>
    <w:rsid w:val="00D71693"/>
    <w:rsid w:val="00D720BB"/>
    <w:rsid w:val="00D7274E"/>
    <w:rsid w:val="00D73B67"/>
    <w:rsid w:val="00D73FAC"/>
    <w:rsid w:val="00D74929"/>
    <w:rsid w:val="00D74AC6"/>
    <w:rsid w:val="00D74B30"/>
    <w:rsid w:val="00D756BF"/>
    <w:rsid w:val="00D757B6"/>
    <w:rsid w:val="00D7588B"/>
    <w:rsid w:val="00D75DE2"/>
    <w:rsid w:val="00D75F3A"/>
    <w:rsid w:val="00D76054"/>
    <w:rsid w:val="00D7650B"/>
    <w:rsid w:val="00D76559"/>
    <w:rsid w:val="00D765CE"/>
    <w:rsid w:val="00D7684F"/>
    <w:rsid w:val="00D77929"/>
    <w:rsid w:val="00D80205"/>
    <w:rsid w:val="00D80558"/>
    <w:rsid w:val="00D8087E"/>
    <w:rsid w:val="00D80F8A"/>
    <w:rsid w:val="00D81954"/>
    <w:rsid w:val="00D81B83"/>
    <w:rsid w:val="00D81CEE"/>
    <w:rsid w:val="00D821F3"/>
    <w:rsid w:val="00D82B21"/>
    <w:rsid w:val="00D83B0C"/>
    <w:rsid w:val="00D83ECD"/>
    <w:rsid w:val="00D84F08"/>
    <w:rsid w:val="00D8507F"/>
    <w:rsid w:val="00D85250"/>
    <w:rsid w:val="00D852E5"/>
    <w:rsid w:val="00D85723"/>
    <w:rsid w:val="00D859B7"/>
    <w:rsid w:val="00D863C3"/>
    <w:rsid w:val="00D86568"/>
    <w:rsid w:val="00D87018"/>
    <w:rsid w:val="00D8709A"/>
    <w:rsid w:val="00D871CD"/>
    <w:rsid w:val="00D871E4"/>
    <w:rsid w:val="00D87310"/>
    <w:rsid w:val="00D9007D"/>
    <w:rsid w:val="00D90085"/>
    <w:rsid w:val="00D903B1"/>
    <w:rsid w:val="00D9064E"/>
    <w:rsid w:val="00D90DD9"/>
    <w:rsid w:val="00D90E5E"/>
    <w:rsid w:val="00D90FCD"/>
    <w:rsid w:val="00D910EF"/>
    <w:rsid w:val="00D913A4"/>
    <w:rsid w:val="00D913F2"/>
    <w:rsid w:val="00D91B37"/>
    <w:rsid w:val="00D91FE4"/>
    <w:rsid w:val="00D92A17"/>
    <w:rsid w:val="00D92B5D"/>
    <w:rsid w:val="00D92CB5"/>
    <w:rsid w:val="00D92FCE"/>
    <w:rsid w:val="00D93257"/>
    <w:rsid w:val="00D9373D"/>
    <w:rsid w:val="00D93C44"/>
    <w:rsid w:val="00D93C80"/>
    <w:rsid w:val="00D93C9F"/>
    <w:rsid w:val="00D94150"/>
    <w:rsid w:val="00D94E89"/>
    <w:rsid w:val="00D9521B"/>
    <w:rsid w:val="00D95256"/>
    <w:rsid w:val="00D95426"/>
    <w:rsid w:val="00D95877"/>
    <w:rsid w:val="00D95BF7"/>
    <w:rsid w:val="00D96397"/>
    <w:rsid w:val="00D96ADD"/>
    <w:rsid w:val="00D96C48"/>
    <w:rsid w:val="00D971F3"/>
    <w:rsid w:val="00D97303"/>
    <w:rsid w:val="00D97FDB"/>
    <w:rsid w:val="00DA03E5"/>
    <w:rsid w:val="00DA0805"/>
    <w:rsid w:val="00DA088A"/>
    <w:rsid w:val="00DA0B21"/>
    <w:rsid w:val="00DA0C7C"/>
    <w:rsid w:val="00DA1399"/>
    <w:rsid w:val="00DA1429"/>
    <w:rsid w:val="00DA1519"/>
    <w:rsid w:val="00DA1680"/>
    <w:rsid w:val="00DA1A7A"/>
    <w:rsid w:val="00DA1E2C"/>
    <w:rsid w:val="00DA23C4"/>
    <w:rsid w:val="00DA29D3"/>
    <w:rsid w:val="00DA2A23"/>
    <w:rsid w:val="00DA2A5E"/>
    <w:rsid w:val="00DA3482"/>
    <w:rsid w:val="00DA3573"/>
    <w:rsid w:val="00DA3B08"/>
    <w:rsid w:val="00DA3E13"/>
    <w:rsid w:val="00DA3F2A"/>
    <w:rsid w:val="00DA4ABE"/>
    <w:rsid w:val="00DA4B90"/>
    <w:rsid w:val="00DA4DD3"/>
    <w:rsid w:val="00DA4E15"/>
    <w:rsid w:val="00DA4E48"/>
    <w:rsid w:val="00DA53DF"/>
    <w:rsid w:val="00DA5A7C"/>
    <w:rsid w:val="00DA5AAF"/>
    <w:rsid w:val="00DA5F2A"/>
    <w:rsid w:val="00DA5F62"/>
    <w:rsid w:val="00DA6107"/>
    <w:rsid w:val="00DA6437"/>
    <w:rsid w:val="00DA68BF"/>
    <w:rsid w:val="00DA770A"/>
    <w:rsid w:val="00DA7740"/>
    <w:rsid w:val="00DA7EF3"/>
    <w:rsid w:val="00DA7FED"/>
    <w:rsid w:val="00DB07C5"/>
    <w:rsid w:val="00DB0ACD"/>
    <w:rsid w:val="00DB0B48"/>
    <w:rsid w:val="00DB19BF"/>
    <w:rsid w:val="00DB19DC"/>
    <w:rsid w:val="00DB1C8A"/>
    <w:rsid w:val="00DB1CD5"/>
    <w:rsid w:val="00DB2019"/>
    <w:rsid w:val="00DB205B"/>
    <w:rsid w:val="00DB2358"/>
    <w:rsid w:val="00DB253A"/>
    <w:rsid w:val="00DB269C"/>
    <w:rsid w:val="00DB2A13"/>
    <w:rsid w:val="00DB2D14"/>
    <w:rsid w:val="00DB431C"/>
    <w:rsid w:val="00DB46CF"/>
    <w:rsid w:val="00DB4738"/>
    <w:rsid w:val="00DB4DA9"/>
    <w:rsid w:val="00DB5328"/>
    <w:rsid w:val="00DB53C3"/>
    <w:rsid w:val="00DB5CB9"/>
    <w:rsid w:val="00DB777D"/>
    <w:rsid w:val="00DB7B02"/>
    <w:rsid w:val="00DC0176"/>
    <w:rsid w:val="00DC0332"/>
    <w:rsid w:val="00DC0976"/>
    <w:rsid w:val="00DC0F0C"/>
    <w:rsid w:val="00DC1207"/>
    <w:rsid w:val="00DC1699"/>
    <w:rsid w:val="00DC1D1F"/>
    <w:rsid w:val="00DC1E87"/>
    <w:rsid w:val="00DC2111"/>
    <w:rsid w:val="00DC2B37"/>
    <w:rsid w:val="00DC2EA5"/>
    <w:rsid w:val="00DC366D"/>
    <w:rsid w:val="00DC4019"/>
    <w:rsid w:val="00DC447A"/>
    <w:rsid w:val="00DC45AF"/>
    <w:rsid w:val="00DC4A3B"/>
    <w:rsid w:val="00DC4C3B"/>
    <w:rsid w:val="00DC578F"/>
    <w:rsid w:val="00DC585E"/>
    <w:rsid w:val="00DC595B"/>
    <w:rsid w:val="00DC59D5"/>
    <w:rsid w:val="00DC5D98"/>
    <w:rsid w:val="00DC77F3"/>
    <w:rsid w:val="00DC7880"/>
    <w:rsid w:val="00DC78B9"/>
    <w:rsid w:val="00DC79DE"/>
    <w:rsid w:val="00DD00A4"/>
    <w:rsid w:val="00DD020F"/>
    <w:rsid w:val="00DD0956"/>
    <w:rsid w:val="00DD09C0"/>
    <w:rsid w:val="00DD0B71"/>
    <w:rsid w:val="00DD0BCB"/>
    <w:rsid w:val="00DD18B7"/>
    <w:rsid w:val="00DD1CD7"/>
    <w:rsid w:val="00DD1F54"/>
    <w:rsid w:val="00DD270A"/>
    <w:rsid w:val="00DD32C9"/>
    <w:rsid w:val="00DD3A66"/>
    <w:rsid w:val="00DD3E1E"/>
    <w:rsid w:val="00DD43E0"/>
    <w:rsid w:val="00DD4499"/>
    <w:rsid w:val="00DD466B"/>
    <w:rsid w:val="00DD46A5"/>
    <w:rsid w:val="00DD4755"/>
    <w:rsid w:val="00DD47EB"/>
    <w:rsid w:val="00DD57BD"/>
    <w:rsid w:val="00DD5CD4"/>
    <w:rsid w:val="00DD66AA"/>
    <w:rsid w:val="00DD6C37"/>
    <w:rsid w:val="00DD6D68"/>
    <w:rsid w:val="00DD7060"/>
    <w:rsid w:val="00DD7485"/>
    <w:rsid w:val="00DD787C"/>
    <w:rsid w:val="00DD7D64"/>
    <w:rsid w:val="00DE0180"/>
    <w:rsid w:val="00DE0606"/>
    <w:rsid w:val="00DE09E4"/>
    <w:rsid w:val="00DE1479"/>
    <w:rsid w:val="00DE1A42"/>
    <w:rsid w:val="00DE1BFD"/>
    <w:rsid w:val="00DE203F"/>
    <w:rsid w:val="00DE23E8"/>
    <w:rsid w:val="00DE260A"/>
    <w:rsid w:val="00DE2894"/>
    <w:rsid w:val="00DE2FF0"/>
    <w:rsid w:val="00DE39F8"/>
    <w:rsid w:val="00DE3BD2"/>
    <w:rsid w:val="00DE3D7A"/>
    <w:rsid w:val="00DE4233"/>
    <w:rsid w:val="00DE452C"/>
    <w:rsid w:val="00DE4571"/>
    <w:rsid w:val="00DE498D"/>
    <w:rsid w:val="00DE4AA1"/>
    <w:rsid w:val="00DE4AE9"/>
    <w:rsid w:val="00DE545D"/>
    <w:rsid w:val="00DE6CF3"/>
    <w:rsid w:val="00DE704E"/>
    <w:rsid w:val="00DE7154"/>
    <w:rsid w:val="00DE72E4"/>
    <w:rsid w:val="00DE7543"/>
    <w:rsid w:val="00DE7964"/>
    <w:rsid w:val="00DE7DA7"/>
    <w:rsid w:val="00DF049F"/>
    <w:rsid w:val="00DF0759"/>
    <w:rsid w:val="00DF0FFE"/>
    <w:rsid w:val="00DF1A10"/>
    <w:rsid w:val="00DF1A4D"/>
    <w:rsid w:val="00DF1D34"/>
    <w:rsid w:val="00DF2443"/>
    <w:rsid w:val="00DF2772"/>
    <w:rsid w:val="00DF2972"/>
    <w:rsid w:val="00DF36C8"/>
    <w:rsid w:val="00DF3C28"/>
    <w:rsid w:val="00DF4108"/>
    <w:rsid w:val="00DF43FB"/>
    <w:rsid w:val="00DF4517"/>
    <w:rsid w:val="00DF4835"/>
    <w:rsid w:val="00DF4879"/>
    <w:rsid w:val="00DF4ACC"/>
    <w:rsid w:val="00DF4E97"/>
    <w:rsid w:val="00DF4F52"/>
    <w:rsid w:val="00DF5313"/>
    <w:rsid w:val="00DF56C7"/>
    <w:rsid w:val="00DF5786"/>
    <w:rsid w:val="00DF57BC"/>
    <w:rsid w:val="00DF600D"/>
    <w:rsid w:val="00DF6876"/>
    <w:rsid w:val="00DF6956"/>
    <w:rsid w:val="00DF6E13"/>
    <w:rsid w:val="00DF70EC"/>
    <w:rsid w:val="00DF7197"/>
    <w:rsid w:val="00DF73C5"/>
    <w:rsid w:val="00DF77AA"/>
    <w:rsid w:val="00DF78EC"/>
    <w:rsid w:val="00DF7BA8"/>
    <w:rsid w:val="00DF7FA8"/>
    <w:rsid w:val="00E005BA"/>
    <w:rsid w:val="00E005BB"/>
    <w:rsid w:val="00E008D4"/>
    <w:rsid w:val="00E00A25"/>
    <w:rsid w:val="00E00B6B"/>
    <w:rsid w:val="00E00D4A"/>
    <w:rsid w:val="00E00D51"/>
    <w:rsid w:val="00E01B08"/>
    <w:rsid w:val="00E02621"/>
    <w:rsid w:val="00E02AFA"/>
    <w:rsid w:val="00E02F07"/>
    <w:rsid w:val="00E035EE"/>
    <w:rsid w:val="00E03AB1"/>
    <w:rsid w:val="00E03E12"/>
    <w:rsid w:val="00E03E49"/>
    <w:rsid w:val="00E03ECD"/>
    <w:rsid w:val="00E04633"/>
    <w:rsid w:val="00E04A9D"/>
    <w:rsid w:val="00E05306"/>
    <w:rsid w:val="00E05336"/>
    <w:rsid w:val="00E053B4"/>
    <w:rsid w:val="00E05B78"/>
    <w:rsid w:val="00E05B97"/>
    <w:rsid w:val="00E05DC2"/>
    <w:rsid w:val="00E06569"/>
    <w:rsid w:val="00E06C77"/>
    <w:rsid w:val="00E073B6"/>
    <w:rsid w:val="00E074C8"/>
    <w:rsid w:val="00E077BB"/>
    <w:rsid w:val="00E1151E"/>
    <w:rsid w:val="00E11536"/>
    <w:rsid w:val="00E1196D"/>
    <w:rsid w:val="00E11B79"/>
    <w:rsid w:val="00E11EBB"/>
    <w:rsid w:val="00E12510"/>
    <w:rsid w:val="00E12750"/>
    <w:rsid w:val="00E12894"/>
    <w:rsid w:val="00E12A4C"/>
    <w:rsid w:val="00E12BE7"/>
    <w:rsid w:val="00E12D72"/>
    <w:rsid w:val="00E12DBC"/>
    <w:rsid w:val="00E132CE"/>
    <w:rsid w:val="00E133D4"/>
    <w:rsid w:val="00E13595"/>
    <w:rsid w:val="00E13C62"/>
    <w:rsid w:val="00E1448E"/>
    <w:rsid w:val="00E145F7"/>
    <w:rsid w:val="00E14695"/>
    <w:rsid w:val="00E14799"/>
    <w:rsid w:val="00E14D9E"/>
    <w:rsid w:val="00E14DCD"/>
    <w:rsid w:val="00E153D5"/>
    <w:rsid w:val="00E15CE2"/>
    <w:rsid w:val="00E16034"/>
    <w:rsid w:val="00E166D9"/>
    <w:rsid w:val="00E16AD4"/>
    <w:rsid w:val="00E17345"/>
    <w:rsid w:val="00E176B8"/>
    <w:rsid w:val="00E1789B"/>
    <w:rsid w:val="00E17BEB"/>
    <w:rsid w:val="00E17F04"/>
    <w:rsid w:val="00E2032A"/>
    <w:rsid w:val="00E203F2"/>
    <w:rsid w:val="00E20A98"/>
    <w:rsid w:val="00E20BF5"/>
    <w:rsid w:val="00E210FB"/>
    <w:rsid w:val="00E2159B"/>
    <w:rsid w:val="00E2160F"/>
    <w:rsid w:val="00E2167D"/>
    <w:rsid w:val="00E21906"/>
    <w:rsid w:val="00E21A8A"/>
    <w:rsid w:val="00E21BCA"/>
    <w:rsid w:val="00E21EF8"/>
    <w:rsid w:val="00E2245F"/>
    <w:rsid w:val="00E22460"/>
    <w:rsid w:val="00E22851"/>
    <w:rsid w:val="00E22B98"/>
    <w:rsid w:val="00E22C77"/>
    <w:rsid w:val="00E22CA8"/>
    <w:rsid w:val="00E22E21"/>
    <w:rsid w:val="00E22F2D"/>
    <w:rsid w:val="00E241D8"/>
    <w:rsid w:val="00E24242"/>
    <w:rsid w:val="00E244F9"/>
    <w:rsid w:val="00E24623"/>
    <w:rsid w:val="00E24DE8"/>
    <w:rsid w:val="00E2543B"/>
    <w:rsid w:val="00E25736"/>
    <w:rsid w:val="00E25B75"/>
    <w:rsid w:val="00E262F0"/>
    <w:rsid w:val="00E26448"/>
    <w:rsid w:val="00E26A32"/>
    <w:rsid w:val="00E26D0B"/>
    <w:rsid w:val="00E26DDF"/>
    <w:rsid w:val="00E26EB3"/>
    <w:rsid w:val="00E2700C"/>
    <w:rsid w:val="00E2716D"/>
    <w:rsid w:val="00E27260"/>
    <w:rsid w:val="00E27AE6"/>
    <w:rsid w:val="00E27E85"/>
    <w:rsid w:val="00E30007"/>
    <w:rsid w:val="00E30BDC"/>
    <w:rsid w:val="00E30F11"/>
    <w:rsid w:val="00E310CB"/>
    <w:rsid w:val="00E31189"/>
    <w:rsid w:val="00E3150E"/>
    <w:rsid w:val="00E31821"/>
    <w:rsid w:val="00E31A3E"/>
    <w:rsid w:val="00E31E48"/>
    <w:rsid w:val="00E330BC"/>
    <w:rsid w:val="00E3311D"/>
    <w:rsid w:val="00E3314C"/>
    <w:rsid w:val="00E3346A"/>
    <w:rsid w:val="00E33A71"/>
    <w:rsid w:val="00E33CAE"/>
    <w:rsid w:val="00E33D4A"/>
    <w:rsid w:val="00E34130"/>
    <w:rsid w:val="00E343DE"/>
    <w:rsid w:val="00E3476C"/>
    <w:rsid w:val="00E34927"/>
    <w:rsid w:val="00E34F98"/>
    <w:rsid w:val="00E363CD"/>
    <w:rsid w:val="00E36940"/>
    <w:rsid w:val="00E369D6"/>
    <w:rsid w:val="00E36B79"/>
    <w:rsid w:val="00E37285"/>
    <w:rsid w:val="00E37727"/>
    <w:rsid w:val="00E402FC"/>
    <w:rsid w:val="00E40745"/>
    <w:rsid w:val="00E40783"/>
    <w:rsid w:val="00E40D88"/>
    <w:rsid w:val="00E4128F"/>
    <w:rsid w:val="00E415F8"/>
    <w:rsid w:val="00E417BC"/>
    <w:rsid w:val="00E418CC"/>
    <w:rsid w:val="00E41DBE"/>
    <w:rsid w:val="00E424BF"/>
    <w:rsid w:val="00E42F55"/>
    <w:rsid w:val="00E4314B"/>
    <w:rsid w:val="00E438FC"/>
    <w:rsid w:val="00E43E49"/>
    <w:rsid w:val="00E44B43"/>
    <w:rsid w:val="00E44CB9"/>
    <w:rsid w:val="00E451D6"/>
    <w:rsid w:val="00E452F0"/>
    <w:rsid w:val="00E4588D"/>
    <w:rsid w:val="00E45A80"/>
    <w:rsid w:val="00E45AC6"/>
    <w:rsid w:val="00E45B7D"/>
    <w:rsid w:val="00E45D6A"/>
    <w:rsid w:val="00E4632A"/>
    <w:rsid w:val="00E464A1"/>
    <w:rsid w:val="00E46A6E"/>
    <w:rsid w:val="00E46C80"/>
    <w:rsid w:val="00E46D98"/>
    <w:rsid w:val="00E46DD9"/>
    <w:rsid w:val="00E46E1C"/>
    <w:rsid w:val="00E47036"/>
    <w:rsid w:val="00E47328"/>
    <w:rsid w:val="00E47BDD"/>
    <w:rsid w:val="00E47DDD"/>
    <w:rsid w:val="00E47FEC"/>
    <w:rsid w:val="00E5008F"/>
    <w:rsid w:val="00E50E06"/>
    <w:rsid w:val="00E51108"/>
    <w:rsid w:val="00E51383"/>
    <w:rsid w:val="00E5159A"/>
    <w:rsid w:val="00E5273B"/>
    <w:rsid w:val="00E52CD4"/>
    <w:rsid w:val="00E5332E"/>
    <w:rsid w:val="00E534A9"/>
    <w:rsid w:val="00E536E1"/>
    <w:rsid w:val="00E5378D"/>
    <w:rsid w:val="00E537A1"/>
    <w:rsid w:val="00E537AD"/>
    <w:rsid w:val="00E53938"/>
    <w:rsid w:val="00E53DB4"/>
    <w:rsid w:val="00E53F3D"/>
    <w:rsid w:val="00E544D9"/>
    <w:rsid w:val="00E545A0"/>
    <w:rsid w:val="00E549B3"/>
    <w:rsid w:val="00E54A77"/>
    <w:rsid w:val="00E557FB"/>
    <w:rsid w:val="00E55AAA"/>
    <w:rsid w:val="00E560E2"/>
    <w:rsid w:val="00E56387"/>
    <w:rsid w:val="00E56419"/>
    <w:rsid w:val="00E56F1E"/>
    <w:rsid w:val="00E5768A"/>
    <w:rsid w:val="00E57777"/>
    <w:rsid w:val="00E57992"/>
    <w:rsid w:val="00E57BBA"/>
    <w:rsid w:val="00E604F4"/>
    <w:rsid w:val="00E60874"/>
    <w:rsid w:val="00E61268"/>
    <w:rsid w:val="00E61565"/>
    <w:rsid w:val="00E61733"/>
    <w:rsid w:val="00E6222D"/>
    <w:rsid w:val="00E627A3"/>
    <w:rsid w:val="00E6285E"/>
    <w:rsid w:val="00E62BD0"/>
    <w:rsid w:val="00E62EA0"/>
    <w:rsid w:val="00E630C2"/>
    <w:rsid w:val="00E630F5"/>
    <w:rsid w:val="00E634A2"/>
    <w:rsid w:val="00E63DB5"/>
    <w:rsid w:val="00E63F37"/>
    <w:rsid w:val="00E643FA"/>
    <w:rsid w:val="00E64580"/>
    <w:rsid w:val="00E64584"/>
    <w:rsid w:val="00E645E4"/>
    <w:rsid w:val="00E64785"/>
    <w:rsid w:val="00E64F52"/>
    <w:rsid w:val="00E6581D"/>
    <w:rsid w:val="00E6586B"/>
    <w:rsid w:val="00E65963"/>
    <w:rsid w:val="00E65B37"/>
    <w:rsid w:val="00E65BB3"/>
    <w:rsid w:val="00E65E0A"/>
    <w:rsid w:val="00E66336"/>
    <w:rsid w:val="00E66BE1"/>
    <w:rsid w:val="00E66F02"/>
    <w:rsid w:val="00E67777"/>
    <w:rsid w:val="00E67B80"/>
    <w:rsid w:val="00E67D70"/>
    <w:rsid w:val="00E70639"/>
    <w:rsid w:val="00E70C19"/>
    <w:rsid w:val="00E70E7D"/>
    <w:rsid w:val="00E714D7"/>
    <w:rsid w:val="00E715EC"/>
    <w:rsid w:val="00E71DDD"/>
    <w:rsid w:val="00E723FF"/>
    <w:rsid w:val="00E727C4"/>
    <w:rsid w:val="00E72B2D"/>
    <w:rsid w:val="00E72C58"/>
    <w:rsid w:val="00E733E8"/>
    <w:rsid w:val="00E73B96"/>
    <w:rsid w:val="00E73DD2"/>
    <w:rsid w:val="00E74080"/>
    <w:rsid w:val="00E74D06"/>
    <w:rsid w:val="00E7514E"/>
    <w:rsid w:val="00E751AD"/>
    <w:rsid w:val="00E75590"/>
    <w:rsid w:val="00E75C08"/>
    <w:rsid w:val="00E75C23"/>
    <w:rsid w:val="00E75D49"/>
    <w:rsid w:val="00E76BE9"/>
    <w:rsid w:val="00E76E46"/>
    <w:rsid w:val="00E77289"/>
    <w:rsid w:val="00E775FC"/>
    <w:rsid w:val="00E779F9"/>
    <w:rsid w:val="00E77FBF"/>
    <w:rsid w:val="00E80FC7"/>
    <w:rsid w:val="00E80FF8"/>
    <w:rsid w:val="00E818E8"/>
    <w:rsid w:val="00E81C25"/>
    <w:rsid w:val="00E81D9D"/>
    <w:rsid w:val="00E82236"/>
    <w:rsid w:val="00E8255A"/>
    <w:rsid w:val="00E82D44"/>
    <w:rsid w:val="00E835BE"/>
    <w:rsid w:val="00E83B86"/>
    <w:rsid w:val="00E845A7"/>
    <w:rsid w:val="00E8461A"/>
    <w:rsid w:val="00E849DC"/>
    <w:rsid w:val="00E85230"/>
    <w:rsid w:val="00E856DC"/>
    <w:rsid w:val="00E85A00"/>
    <w:rsid w:val="00E8603D"/>
    <w:rsid w:val="00E8604E"/>
    <w:rsid w:val="00E8608C"/>
    <w:rsid w:val="00E86D55"/>
    <w:rsid w:val="00E87207"/>
    <w:rsid w:val="00E876FC"/>
    <w:rsid w:val="00E87B3F"/>
    <w:rsid w:val="00E87E3C"/>
    <w:rsid w:val="00E87E56"/>
    <w:rsid w:val="00E90050"/>
    <w:rsid w:val="00E900A5"/>
    <w:rsid w:val="00E90143"/>
    <w:rsid w:val="00E906A2"/>
    <w:rsid w:val="00E906ED"/>
    <w:rsid w:val="00E9086A"/>
    <w:rsid w:val="00E90A30"/>
    <w:rsid w:val="00E90D03"/>
    <w:rsid w:val="00E90D5C"/>
    <w:rsid w:val="00E923E1"/>
    <w:rsid w:val="00E9263B"/>
    <w:rsid w:val="00E928B9"/>
    <w:rsid w:val="00E92939"/>
    <w:rsid w:val="00E92A78"/>
    <w:rsid w:val="00E92BD5"/>
    <w:rsid w:val="00E92C49"/>
    <w:rsid w:val="00E92FDB"/>
    <w:rsid w:val="00E9326C"/>
    <w:rsid w:val="00E93645"/>
    <w:rsid w:val="00E93D28"/>
    <w:rsid w:val="00E93D89"/>
    <w:rsid w:val="00E940AD"/>
    <w:rsid w:val="00E94170"/>
    <w:rsid w:val="00E94548"/>
    <w:rsid w:val="00E9490C"/>
    <w:rsid w:val="00E95599"/>
    <w:rsid w:val="00E958F2"/>
    <w:rsid w:val="00E95B3C"/>
    <w:rsid w:val="00E9716C"/>
    <w:rsid w:val="00E9736C"/>
    <w:rsid w:val="00EA026F"/>
    <w:rsid w:val="00EA0446"/>
    <w:rsid w:val="00EA0F81"/>
    <w:rsid w:val="00EA11C2"/>
    <w:rsid w:val="00EA172A"/>
    <w:rsid w:val="00EA1A11"/>
    <w:rsid w:val="00EA1D54"/>
    <w:rsid w:val="00EA1DBA"/>
    <w:rsid w:val="00EA1FED"/>
    <w:rsid w:val="00EA203C"/>
    <w:rsid w:val="00EA27AF"/>
    <w:rsid w:val="00EA27DE"/>
    <w:rsid w:val="00EA2B86"/>
    <w:rsid w:val="00EA30DD"/>
    <w:rsid w:val="00EA3427"/>
    <w:rsid w:val="00EA36CB"/>
    <w:rsid w:val="00EA444B"/>
    <w:rsid w:val="00EA48C6"/>
    <w:rsid w:val="00EA4B6F"/>
    <w:rsid w:val="00EA5663"/>
    <w:rsid w:val="00EA646B"/>
    <w:rsid w:val="00EA6696"/>
    <w:rsid w:val="00EA66D2"/>
    <w:rsid w:val="00EA7D4F"/>
    <w:rsid w:val="00EA8046"/>
    <w:rsid w:val="00EB061E"/>
    <w:rsid w:val="00EB0D80"/>
    <w:rsid w:val="00EB124F"/>
    <w:rsid w:val="00EB150A"/>
    <w:rsid w:val="00EB1515"/>
    <w:rsid w:val="00EB17DA"/>
    <w:rsid w:val="00EB1999"/>
    <w:rsid w:val="00EB1D21"/>
    <w:rsid w:val="00EB1F31"/>
    <w:rsid w:val="00EB1F49"/>
    <w:rsid w:val="00EB1F67"/>
    <w:rsid w:val="00EB2D2A"/>
    <w:rsid w:val="00EB2D70"/>
    <w:rsid w:val="00EB39A5"/>
    <w:rsid w:val="00EB39A9"/>
    <w:rsid w:val="00EB3FA9"/>
    <w:rsid w:val="00EB425F"/>
    <w:rsid w:val="00EB427D"/>
    <w:rsid w:val="00EB4614"/>
    <w:rsid w:val="00EB4CB9"/>
    <w:rsid w:val="00EB4EA0"/>
    <w:rsid w:val="00EB5057"/>
    <w:rsid w:val="00EB59BF"/>
    <w:rsid w:val="00EB5FC3"/>
    <w:rsid w:val="00EB622C"/>
    <w:rsid w:val="00EB6E03"/>
    <w:rsid w:val="00EB7227"/>
    <w:rsid w:val="00EB75B1"/>
    <w:rsid w:val="00EB76D1"/>
    <w:rsid w:val="00EB7B29"/>
    <w:rsid w:val="00EB7B75"/>
    <w:rsid w:val="00EC012B"/>
    <w:rsid w:val="00EC0B93"/>
    <w:rsid w:val="00EC1987"/>
    <w:rsid w:val="00EC223B"/>
    <w:rsid w:val="00EC2327"/>
    <w:rsid w:val="00EC23F6"/>
    <w:rsid w:val="00EC2486"/>
    <w:rsid w:val="00EC27DA"/>
    <w:rsid w:val="00EC2856"/>
    <w:rsid w:val="00EC2B18"/>
    <w:rsid w:val="00EC2B6A"/>
    <w:rsid w:val="00EC2D69"/>
    <w:rsid w:val="00EC3135"/>
    <w:rsid w:val="00EC3A0C"/>
    <w:rsid w:val="00EC3B33"/>
    <w:rsid w:val="00EC3F19"/>
    <w:rsid w:val="00EC5234"/>
    <w:rsid w:val="00EC5937"/>
    <w:rsid w:val="00EC5989"/>
    <w:rsid w:val="00EC5D19"/>
    <w:rsid w:val="00EC710D"/>
    <w:rsid w:val="00EC7206"/>
    <w:rsid w:val="00EC7217"/>
    <w:rsid w:val="00EC7232"/>
    <w:rsid w:val="00EC7B03"/>
    <w:rsid w:val="00EC7B5A"/>
    <w:rsid w:val="00EC7DE5"/>
    <w:rsid w:val="00ED05F4"/>
    <w:rsid w:val="00ED0A30"/>
    <w:rsid w:val="00ED0DF8"/>
    <w:rsid w:val="00ED1927"/>
    <w:rsid w:val="00ED1E63"/>
    <w:rsid w:val="00ED23F2"/>
    <w:rsid w:val="00ED2416"/>
    <w:rsid w:val="00ED26E7"/>
    <w:rsid w:val="00ED2A8F"/>
    <w:rsid w:val="00ED2DD4"/>
    <w:rsid w:val="00ED33D7"/>
    <w:rsid w:val="00ED3EC8"/>
    <w:rsid w:val="00ED3EE0"/>
    <w:rsid w:val="00ED45CD"/>
    <w:rsid w:val="00ED4912"/>
    <w:rsid w:val="00ED5684"/>
    <w:rsid w:val="00ED5A05"/>
    <w:rsid w:val="00ED5A46"/>
    <w:rsid w:val="00ED5A8D"/>
    <w:rsid w:val="00ED5FF2"/>
    <w:rsid w:val="00ED6097"/>
    <w:rsid w:val="00ED6309"/>
    <w:rsid w:val="00ED7188"/>
    <w:rsid w:val="00ED7291"/>
    <w:rsid w:val="00ED72BD"/>
    <w:rsid w:val="00ED755C"/>
    <w:rsid w:val="00ED7645"/>
    <w:rsid w:val="00ED7656"/>
    <w:rsid w:val="00ED7DC6"/>
    <w:rsid w:val="00EE0309"/>
    <w:rsid w:val="00EE0A07"/>
    <w:rsid w:val="00EE0C9C"/>
    <w:rsid w:val="00EE125A"/>
    <w:rsid w:val="00EE19D7"/>
    <w:rsid w:val="00EE1D79"/>
    <w:rsid w:val="00EE23A3"/>
    <w:rsid w:val="00EE2981"/>
    <w:rsid w:val="00EE29E2"/>
    <w:rsid w:val="00EE2BEE"/>
    <w:rsid w:val="00EE2F53"/>
    <w:rsid w:val="00EE2F7F"/>
    <w:rsid w:val="00EE3015"/>
    <w:rsid w:val="00EE3359"/>
    <w:rsid w:val="00EE3C97"/>
    <w:rsid w:val="00EE3F5D"/>
    <w:rsid w:val="00EE4645"/>
    <w:rsid w:val="00EE4786"/>
    <w:rsid w:val="00EE4D78"/>
    <w:rsid w:val="00EE5B81"/>
    <w:rsid w:val="00EE5D02"/>
    <w:rsid w:val="00EE5FEA"/>
    <w:rsid w:val="00EE6FE4"/>
    <w:rsid w:val="00EE7092"/>
    <w:rsid w:val="00EE70A7"/>
    <w:rsid w:val="00EE7194"/>
    <w:rsid w:val="00EE7F37"/>
    <w:rsid w:val="00EF090E"/>
    <w:rsid w:val="00EF0A50"/>
    <w:rsid w:val="00EF0E2F"/>
    <w:rsid w:val="00EF0FE3"/>
    <w:rsid w:val="00EF1513"/>
    <w:rsid w:val="00EF18EB"/>
    <w:rsid w:val="00EF29E5"/>
    <w:rsid w:val="00EF36FB"/>
    <w:rsid w:val="00EF3AC1"/>
    <w:rsid w:val="00EF491E"/>
    <w:rsid w:val="00EF4D70"/>
    <w:rsid w:val="00EF5678"/>
    <w:rsid w:val="00EF576E"/>
    <w:rsid w:val="00EF5B46"/>
    <w:rsid w:val="00EF68FB"/>
    <w:rsid w:val="00EF6AFD"/>
    <w:rsid w:val="00EF6B12"/>
    <w:rsid w:val="00EF6DE8"/>
    <w:rsid w:val="00EF6E89"/>
    <w:rsid w:val="00EF77B4"/>
    <w:rsid w:val="00EF7997"/>
    <w:rsid w:val="00EF7D5B"/>
    <w:rsid w:val="00F00174"/>
    <w:rsid w:val="00F00AA6"/>
    <w:rsid w:val="00F00C8D"/>
    <w:rsid w:val="00F00E5C"/>
    <w:rsid w:val="00F01882"/>
    <w:rsid w:val="00F01A36"/>
    <w:rsid w:val="00F01E9A"/>
    <w:rsid w:val="00F02527"/>
    <w:rsid w:val="00F028EC"/>
    <w:rsid w:val="00F02A79"/>
    <w:rsid w:val="00F03833"/>
    <w:rsid w:val="00F03BFD"/>
    <w:rsid w:val="00F04CA4"/>
    <w:rsid w:val="00F058A6"/>
    <w:rsid w:val="00F06149"/>
    <w:rsid w:val="00F0616E"/>
    <w:rsid w:val="00F06733"/>
    <w:rsid w:val="00F068E0"/>
    <w:rsid w:val="00F06B05"/>
    <w:rsid w:val="00F070A4"/>
    <w:rsid w:val="00F071EF"/>
    <w:rsid w:val="00F072C6"/>
    <w:rsid w:val="00F07C24"/>
    <w:rsid w:val="00F11496"/>
    <w:rsid w:val="00F11662"/>
    <w:rsid w:val="00F11FB4"/>
    <w:rsid w:val="00F12169"/>
    <w:rsid w:val="00F123E4"/>
    <w:rsid w:val="00F1269C"/>
    <w:rsid w:val="00F12E95"/>
    <w:rsid w:val="00F12FA1"/>
    <w:rsid w:val="00F14527"/>
    <w:rsid w:val="00F145E1"/>
    <w:rsid w:val="00F14807"/>
    <w:rsid w:val="00F15636"/>
    <w:rsid w:val="00F1564E"/>
    <w:rsid w:val="00F1579C"/>
    <w:rsid w:val="00F15901"/>
    <w:rsid w:val="00F15A1C"/>
    <w:rsid w:val="00F15DAE"/>
    <w:rsid w:val="00F163DC"/>
    <w:rsid w:val="00F1670B"/>
    <w:rsid w:val="00F16A24"/>
    <w:rsid w:val="00F16A45"/>
    <w:rsid w:val="00F16C78"/>
    <w:rsid w:val="00F16FE5"/>
    <w:rsid w:val="00F2011F"/>
    <w:rsid w:val="00F20187"/>
    <w:rsid w:val="00F20443"/>
    <w:rsid w:val="00F21100"/>
    <w:rsid w:val="00F21572"/>
    <w:rsid w:val="00F21A30"/>
    <w:rsid w:val="00F21D15"/>
    <w:rsid w:val="00F22196"/>
    <w:rsid w:val="00F23809"/>
    <w:rsid w:val="00F23857"/>
    <w:rsid w:val="00F23B0F"/>
    <w:rsid w:val="00F23C29"/>
    <w:rsid w:val="00F2487D"/>
    <w:rsid w:val="00F24CBC"/>
    <w:rsid w:val="00F24E00"/>
    <w:rsid w:val="00F24E39"/>
    <w:rsid w:val="00F2505D"/>
    <w:rsid w:val="00F25062"/>
    <w:rsid w:val="00F25394"/>
    <w:rsid w:val="00F2549C"/>
    <w:rsid w:val="00F2564A"/>
    <w:rsid w:val="00F258FF"/>
    <w:rsid w:val="00F25DE8"/>
    <w:rsid w:val="00F2633D"/>
    <w:rsid w:val="00F2657F"/>
    <w:rsid w:val="00F26696"/>
    <w:rsid w:val="00F26B80"/>
    <w:rsid w:val="00F26BB1"/>
    <w:rsid w:val="00F26E88"/>
    <w:rsid w:val="00F2727E"/>
    <w:rsid w:val="00F273B8"/>
    <w:rsid w:val="00F27613"/>
    <w:rsid w:val="00F276CF"/>
    <w:rsid w:val="00F27C5B"/>
    <w:rsid w:val="00F301BB"/>
    <w:rsid w:val="00F30544"/>
    <w:rsid w:val="00F30696"/>
    <w:rsid w:val="00F306F5"/>
    <w:rsid w:val="00F31214"/>
    <w:rsid w:val="00F3171C"/>
    <w:rsid w:val="00F3194B"/>
    <w:rsid w:val="00F31E56"/>
    <w:rsid w:val="00F31EBD"/>
    <w:rsid w:val="00F32839"/>
    <w:rsid w:val="00F3288A"/>
    <w:rsid w:val="00F328A4"/>
    <w:rsid w:val="00F3384F"/>
    <w:rsid w:val="00F33973"/>
    <w:rsid w:val="00F33BA5"/>
    <w:rsid w:val="00F343AC"/>
    <w:rsid w:val="00F34770"/>
    <w:rsid w:val="00F34AB0"/>
    <w:rsid w:val="00F352CC"/>
    <w:rsid w:val="00F356CA"/>
    <w:rsid w:val="00F358F2"/>
    <w:rsid w:val="00F359F3"/>
    <w:rsid w:val="00F35B35"/>
    <w:rsid w:val="00F36B4F"/>
    <w:rsid w:val="00F36BA7"/>
    <w:rsid w:val="00F36BBC"/>
    <w:rsid w:val="00F36F8E"/>
    <w:rsid w:val="00F37127"/>
    <w:rsid w:val="00F3779A"/>
    <w:rsid w:val="00F37886"/>
    <w:rsid w:val="00F37A0C"/>
    <w:rsid w:val="00F40150"/>
    <w:rsid w:val="00F402DC"/>
    <w:rsid w:val="00F4084E"/>
    <w:rsid w:val="00F409F9"/>
    <w:rsid w:val="00F40AA6"/>
    <w:rsid w:val="00F40B2A"/>
    <w:rsid w:val="00F40B69"/>
    <w:rsid w:val="00F4179A"/>
    <w:rsid w:val="00F41B58"/>
    <w:rsid w:val="00F41D40"/>
    <w:rsid w:val="00F42207"/>
    <w:rsid w:val="00F42A7B"/>
    <w:rsid w:val="00F42D9A"/>
    <w:rsid w:val="00F438AB"/>
    <w:rsid w:val="00F43CFE"/>
    <w:rsid w:val="00F4472C"/>
    <w:rsid w:val="00F4491D"/>
    <w:rsid w:val="00F44D90"/>
    <w:rsid w:val="00F45042"/>
    <w:rsid w:val="00F45083"/>
    <w:rsid w:val="00F45543"/>
    <w:rsid w:val="00F46437"/>
    <w:rsid w:val="00F4658F"/>
    <w:rsid w:val="00F470CB"/>
    <w:rsid w:val="00F47372"/>
    <w:rsid w:val="00F47566"/>
    <w:rsid w:val="00F477DB"/>
    <w:rsid w:val="00F47CBB"/>
    <w:rsid w:val="00F500F2"/>
    <w:rsid w:val="00F504C4"/>
    <w:rsid w:val="00F504CB"/>
    <w:rsid w:val="00F50556"/>
    <w:rsid w:val="00F50758"/>
    <w:rsid w:val="00F50C57"/>
    <w:rsid w:val="00F51EF8"/>
    <w:rsid w:val="00F52112"/>
    <w:rsid w:val="00F52984"/>
    <w:rsid w:val="00F52F6A"/>
    <w:rsid w:val="00F5328D"/>
    <w:rsid w:val="00F53707"/>
    <w:rsid w:val="00F539E6"/>
    <w:rsid w:val="00F5498B"/>
    <w:rsid w:val="00F5597A"/>
    <w:rsid w:val="00F55A87"/>
    <w:rsid w:val="00F55F41"/>
    <w:rsid w:val="00F5718F"/>
    <w:rsid w:val="00F57A80"/>
    <w:rsid w:val="00F57B6E"/>
    <w:rsid w:val="00F60733"/>
    <w:rsid w:val="00F60BF7"/>
    <w:rsid w:val="00F6156B"/>
    <w:rsid w:val="00F615F5"/>
    <w:rsid w:val="00F6165F"/>
    <w:rsid w:val="00F618A0"/>
    <w:rsid w:val="00F61A23"/>
    <w:rsid w:val="00F61A83"/>
    <w:rsid w:val="00F61C51"/>
    <w:rsid w:val="00F61DDA"/>
    <w:rsid w:val="00F61EC1"/>
    <w:rsid w:val="00F62685"/>
    <w:rsid w:val="00F63018"/>
    <w:rsid w:val="00F6326E"/>
    <w:rsid w:val="00F636FC"/>
    <w:rsid w:val="00F63F6C"/>
    <w:rsid w:val="00F644A3"/>
    <w:rsid w:val="00F64DE2"/>
    <w:rsid w:val="00F64FB1"/>
    <w:rsid w:val="00F6549F"/>
    <w:rsid w:val="00F6583A"/>
    <w:rsid w:val="00F65C5B"/>
    <w:rsid w:val="00F65D79"/>
    <w:rsid w:val="00F66A73"/>
    <w:rsid w:val="00F66E3E"/>
    <w:rsid w:val="00F670EF"/>
    <w:rsid w:val="00F67293"/>
    <w:rsid w:val="00F675C5"/>
    <w:rsid w:val="00F6769E"/>
    <w:rsid w:val="00F67B1B"/>
    <w:rsid w:val="00F67D9E"/>
    <w:rsid w:val="00F704B8"/>
    <w:rsid w:val="00F705DD"/>
    <w:rsid w:val="00F70ABC"/>
    <w:rsid w:val="00F70B57"/>
    <w:rsid w:val="00F70D68"/>
    <w:rsid w:val="00F715C4"/>
    <w:rsid w:val="00F71887"/>
    <w:rsid w:val="00F719E9"/>
    <w:rsid w:val="00F71A4B"/>
    <w:rsid w:val="00F71C39"/>
    <w:rsid w:val="00F7221F"/>
    <w:rsid w:val="00F72D66"/>
    <w:rsid w:val="00F730BA"/>
    <w:rsid w:val="00F73432"/>
    <w:rsid w:val="00F73534"/>
    <w:rsid w:val="00F737B2"/>
    <w:rsid w:val="00F739A0"/>
    <w:rsid w:val="00F73AF2"/>
    <w:rsid w:val="00F73B47"/>
    <w:rsid w:val="00F73EE5"/>
    <w:rsid w:val="00F73F7E"/>
    <w:rsid w:val="00F7411C"/>
    <w:rsid w:val="00F74385"/>
    <w:rsid w:val="00F749CA"/>
    <w:rsid w:val="00F74D97"/>
    <w:rsid w:val="00F74ECE"/>
    <w:rsid w:val="00F75635"/>
    <w:rsid w:val="00F759B9"/>
    <w:rsid w:val="00F75A5F"/>
    <w:rsid w:val="00F76329"/>
    <w:rsid w:val="00F768C9"/>
    <w:rsid w:val="00F77C9B"/>
    <w:rsid w:val="00F80282"/>
    <w:rsid w:val="00F802AD"/>
    <w:rsid w:val="00F80F41"/>
    <w:rsid w:val="00F82051"/>
    <w:rsid w:val="00F82817"/>
    <w:rsid w:val="00F82AE2"/>
    <w:rsid w:val="00F8311C"/>
    <w:rsid w:val="00F836CA"/>
    <w:rsid w:val="00F83891"/>
    <w:rsid w:val="00F83970"/>
    <w:rsid w:val="00F83B4B"/>
    <w:rsid w:val="00F849CE"/>
    <w:rsid w:val="00F84A1E"/>
    <w:rsid w:val="00F84AC4"/>
    <w:rsid w:val="00F84D50"/>
    <w:rsid w:val="00F84E8A"/>
    <w:rsid w:val="00F84EDA"/>
    <w:rsid w:val="00F85029"/>
    <w:rsid w:val="00F850AE"/>
    <w:rsid w:val="00F8583E"/>
    <w:rsid w:val="00F85EDF"/>
    <w:rsid w:val="00F861BB"/>
    <w:rsid w:val="00F8675D"/>
    <w:rsid w:val="00F87B25"/>
    <w:rsid w:val="00F87E82"/>
    <w:rsid w:val="00F87E93"/>
    <w:rsid w:val="00F900D4"/>
    <w:rsid w:val="00F903C2"/>
    <w:rsid w:val="00F9063F"/>
    <w:rsid w:val="00F90778"/>
    <w:rsid w:val="00F907AF"/>
    <w:rsid w:val="00F9108B"/>
    <w:rsid w:val="00F915B1"/>
    <w:rsid w:val="00F920E8"/>
    <w:rsid w:val="00F92521"/>
    <w:rsid w:val="00F925C4"/>
    <w:rsid w:val="00F929F4"/>
    <w:rsid w:val="00F92BA6"/>
    <w:rsid w:val="00F92D3B"/>
    <w:rsid w:val="00F937A7"/>
    <w:rsid w:val="00F93E1E"/>
    <w:rsid w:val="00F9434E"/>
    <w:rsid w:val="00F947FC"/>
    <w:rsid w:val="00F948CD"/>
    <w:rsid w:val="00F9495A"/>
    <w:rsid w:val="00F94A97"/>
    <w:rsid w:val="00F94AEC"/>
    <w:rsid w:val="00F94FC5"/>
    <w:rsid w:val="00F959C2"/>
    <w:rsid w:val="00F95CF5"/>
    <w:rsid w:val="00F95EAC"/>
    <w:rsid w:val="00F96002"/>
    <w:rsid w:val="00F96868"/>
    <w:rsid w:val="00F96B91"/>
    <w:rsid w:val="00F96E1A"/>
    <w:rsid w:val="00F9761E"/>
    <w:rsid w:val="00F97A08"/>
    <w:rsid w:val="00F97F67"/>
    <w:rsid w:val="00FA0054"/>
    <w:rsid w:val="00FA011F"/>
    <w:rsid w:val="00FA03EB"/>
    <w:rsid w:val="00FA0802"/>
    <w:rsid w:val="00FA0AEB"/>
    <w:rsid w:val="00FA0B98"/>
    <w:rsid w:val="00FA0CD6"/>
    <w:rsid w:val="00FA10E5"/>
    <w:rsid w:val="00FA1274"/>
    <w:rsid w:val="00FA1344"/>
    <w:rsid w:val="00FA14B2"/>
    <w:rsid w:val="00FA1E86"/>
    <w:rsid w:val="00FA2079"/>
    <w:rsid w:val="00FA2184"/>
    <w:rsid w:val="00FA21FA"/>
    <w:rsid w:val="00FA2967"/>
    <w:rsid w:val="00FA2C49"/>
    <w:rsid w:val="00FA370B"/>
    <w:rsid w:val="00FA3A4B"/>
    <w:rsid w:val="00FA4684"/>
    <w:rsid w:val="00FA4771"/>
    <w:rsid w:val="00FA4862"/>
    <w:rsid w:val="00FA49D7"/>
    <w:rsid w:val="00FA49F3"/>
    <w:rsid w:val="00FA4EDA"/>
    <w:rsid w:val="00FA571C"/>
    <w:rsid w:val="00FA64B9"/>
    <w:rsid w:val="00FA689B"/>
    <w:rsid w:val="00FA69B0"/>
    <w:rsid w:val="00FA69BF"/>
    <w:rsid w:val="00FA7EE2"/>
    <w:rsid w:val="00FB062F"/>
    <w:rsid w:val="00FB065D"/>
    <w:rsid w:val="00FB0BE3"/>
    <w:rsid w:val="00FB1307"/>
    <w:rsid w:val="00FB1698"/>
    <w:rsid w:val="00FB1A54"/>
    <w:rsid w:val="00FB2408"/>
    <w:rsid w:val="00FB2475"/>
    <w:rsid w:val="00FB29B7"/>
    <w:rsid w:val="00FB2D54"/>
    <w:rsid w:val="00FB33A6"/>
    <w:rsid w:val="00FB348D"/>
    <w:rsid w:val="00FB35B7"/>
    <w:rsid w:val="00FB447F"/>
    <w:rsid w:val="00FB45A9"/>
    <w:rsid w:val="00FB47F6"/>
    <w:rsid w:val="00FB516A"/>
    <w:rsid w:val="00FB5279"/>
    <w:rsid w:val="00FB5652"/>
    <w:rsid w:val="00FB5926"/>
    <w:rsid w:val="00FB5F09"/>
    <w:rsid w:val="00FB6319"/>
    <w:rsid w:val="00FB6335"/>
    <w:rsid w:val="00FB697E"/>
    <w:rsid w:val="00FB7532"/>
    <w:rsid w:val="00FB7675"/>
    <w:rsid w:val="00FB77AC"/>
    <w:rsid w:val="00FB7BA8"/>
    <w:rsid w:val="00FB7D75"/>
    <w:rsid w:val="00FB7EF9"/>
    <w:rsid w:val="00FC0018"/>
    <w:rsid w:val="00FC0025"/>
    <w:rsid w:val="00FC01EB"/>
    <w:rsid w:val="00FC0687"/>
    <w:rsid w:val="00FC0BD5"/>
    <w:rsid w:val="00FC0DA8"/>
    <w:rsid w:val="00FC134B"/>
    <w:rsid w:val="00FC2936"/>
    <w:rsid w:val="00FC2B68"/>
    <w:rsid w:val="00FC2C1C"/>
    <w:rsid w:val="00FC2F3A"/>
    <w:rsid w:val="00FC3A95"/>
    <w:rsid w:val="00FC3DC5"/>
    <w:rsid w:val="00FC4242"/>
    <w:rsid w:val="00FC430A"/>
    <w:rsid w:val="00FC4870"/>
    <w:rsid w:val="00FC5316"/>
    <w:rsid w:val="00FC58C0"/>
    <w:rsid w:val="00FC63F2"/>
    <w:rsid w:val="00FC66E9"/>
    <w:rsid w:val="00FC67AA"/>
    <w:rsid w:val="00FC6BCA"/>
    <w:rsid w:val="00FC6DFC"/>
    <w:rsid w:val="00FD00CC"/>
    <w:rsid w:val="00FD0586"/>
    <w:rsid w:val="00FD05F4"/>
    <w:rsid w:val="00FD1622"/>
    <w:rsid w:val="00FD1965"/>
    <w:rsid w:val="00FD1CC9"/>
    <w:rsid w:val="00FD26A6"/>
    <w:rsid w:val="00FD2AC5"/>
    <w:rsid w:val="00FD2C04"/>
    <w:rsid w:val="00FD2DB9"/>
    <w:rsid w:val="00FD2DE1"/>
    <w:rsid w:val="00FD3127"/>
    <w:rsid w:val="00FD32AD"/>
    <w:rsid w:val="00FD3718"/>
    <w:rsid w:val="00FD374D"/>
    <w:rsid w:val="00FD3BC8"/>
    <w:rsid w:val="00FD428A"/>
    <w:rsid w:val="00FD494D"/>
    <w:rsid w:val="00FD50FB"/>
    <w:rsid w:val="00FD542B"/>
    <w:rsid w:val="00FD60C4"/>
    <w:rsid w:val="00FD62A3"/>
    <w:rsid w:val="00FD65DF"/>
    <w:rsid w:val="00FD65E3"/>
    <w:rsid w:val="00FD6AAA"/>
    <w:rsid w:val="00FD6D59"/>
    <w:rsid w:val="00FD6EC6"/>
    <w:rsid w:val="00FD7318"/>
    <w:rsid w:val="00FD73B0"/>
    <w:rsid w:val="00FD7430"/>
    <w:rsid w:val="00FD7563"/>
    <w:rsid w:val="00FE0740"/>
    <w:rsid w:val="00FE0CB9"/>
    <w:rsid w:val="00FE1407"/>
    <w:rsid w:val="00FE14D1"/>
    <w:rsid w:val="00FE20B0"/>
    <w:rsid w:val="00FE283C"/>
    <w:rsid w:val="00FE308F"/>
    <w:rsid w:val="00FE3269"/>
    <w:rsid w:val="00FE38EB"/>
    <w:rsid w:val="00FE3A7E"/>
    <w:rsid w:val="00FE3A89"/>
    <w:rsid w:val="00FE3AA4"/>
    <w:rsid w:val="00FE41B9"/>
    <w:rsid w:val="00FE45CB"/>
    <w:rsid w:val="00FE472D"/>
    <w:rsid w:val="00FE4E52"/>
    <w:rsid w:val="00FE5331"/>
    <w:rsid w:val="00FE58F7"/>
    <w:rsid w:val="00FE5A81"/>
    <w:rsid w:val="00FE5D14"/>
    <w:rsid w:val="00FE602C"/>
    <w:rsid w:val="00FE675C"/>
    <w:rsid w:val="00FE69C5"/>
    <w:rsid w:val="00FE6DD6"/>
    <w:rsid w:val="00FE6E2C"/>
    <w:rsid w:val="00FE7070"/>
    <w:rsid w:val="00FE72EB"/>
    <w:rsid w:val="00FE741A"/>
    <w:rsid w:val="00FE794A"/>
    <w:rsid w:val="00FE7975"/>
    <w:rsid w:val="00FE7B39"/>
    <w:rsid w:val="00FE7D18"/>
    <w:rsid w:val="00FF0AD1"/>
    <w:rsid w:val="00FF0B3E"/>
    <w:rsid w:val="00FF1526"/>
    <w:rsid w:val="00FF1BEA"/>
    <w:rsid w:val="00FF2958"/>
    <w:rsid w:val="00FF2C5D"/>
    <w:rsid w:val="00FF33B3"/>
    <w:rsid w:val="00FF35AA"/>
    <w:rsid w:val="00FF3718"/>
    <w:rsid w:val="00FF3C85"/>
    <w:rsid w:val="00FF3C91"/>
    <w:rsid w:val="00FF3F7E"/>
    <w:rsid w:val="00FF4EA6"/>
    <w:rsid w:val="00FF5163"/>
    <w:rsid w:val="00FF5691"/>
    <w:rsid w:val="00FF58E6"/>
    <w:rsid w:val="00FF5A1E"/>
    <w:rsid w:val="00FF5BB5"/>
    <w:rsid w:val="00FF5C2F"/>
    <w:rsid w:val="00FF5C38"/>
    <w:rsid w:val="00FF5C76"/>
    <w:rsid w:val="00FF60A6"/>
    <w:rsid w:val="00FF60FF"/>
    <w:rsid w:val="00FF6932"/>
    <w:rsid w:val="00FF6C62"/>
    <w:rsid w:val="00FF7366"/>
    <w:rsid w:val="00FF7706"/>
    <w:rsid w:val="00FF7796"/>
    <w:rsid w:val="00FF7ACF"/>
    <w:rsid w:val="010E9375"/>
    <w:rsid w:val="011123D9"/>
    <w:rsid w:val="0112B9C0"/>
    <w:rsid w:val="01199D07"/>
    <w:rsid w:val="011C8536"/>
    <w:rsid w:val="0125FE79"/>
    <w:rsid w:val="0137A2A9"/>
    <w:rsid w:val="014737BB"/>
    <w:rsid w:val="016A78E5"/>
    <w:rsid w:val="016D6C28"/>
    <w:rsid w:val="017557DB"/>
    <w:rsid w:val="019E850B"/>
    <w:rsid w:val="01B0ECEA"/>
    <w:rsid w:val="01B8EBA2"/>
    <w:rsid w:val="01BC7A3F"/>
    <w:rsid w:val="01BD1332"/>
    <w:rsid w:val="01C66F31"/>
    <w:rsid w:val="01D5AFCE"/>
    <w:rsid w:val="01D77548"/>
    <w:rsid w:val="021F7D50"/>
    <w:rsid w:val="022F61A0"/>
    <w:rsid w:val="02589621"/>
    <w:rsid w:val="0258ABB6"/>
    <w:rsid w:val="02595ADC"/>
    <w:rsid w:val="0262CD5A"/>
    <w:rsid w:val="026B7374"/>
    <w:rsid w:val="026CB639"/>
    <w:rsid w:val="02949108"/>
    <w:rsid w:val="029A9914"/>
    <w:rsid w:val="029BE4CB"/>
    <w:rsid w:val="029EA668"/>
    <w:rsid w:val="029ED425"/>
    <w:rsid w:val="02A1A8A1"/>
    <w:rsid w:val="02ADF955"/>
    <w:rsid w:val="02B56271"/>
    <w:rsid w:val="02C720B8"/>
    <w:rsid w:val="02C846B2"/>
    <w:rsid w:val="02D19898"/>
    <w:rsid w:val="02E1ACFC"/>
    <w:rsid w:val="02E2778A"/>
    <w:rsid w:val="02ECAFF8"/>
    <w:rsid w:val="02EF9E89"/>
    <w:rsid w:val="0307A3D2"/>
    <w:rsid w:val="031D35EE"/>
    <w:rsid w:val="031E449A"/>
    <w:rsid w:val="031FE981"/>
    <w:rsid w:val="0321C3E6"/>
    <w:rsid w:val="032431D2"/>
    <w:rsid w:val="033C865C"/>
    <w:rsid w:val="03403FD3"/>
    <w:rsid w:val="0349B4C9"/>
    <w:rsid w:val="035BFE62"/>
    <w:rsid w:val="0365FDD3"/>
    <w:rsid w:val="0368CE82"/>
    <w:rsid w:val="037CB78F"/>
    <w:rsid w:val="037F3275"/>
    <w:rsid w:val="03953BB3"/>
    <w:rsid w:val="039E3565"/>
    <w:rsid w:val="03A13F7E"/>
    <w:rsid w:val="03B31291"/>
    <w:rsid w:val="03C4215D"/>
    <w:rsid w:val="03C8DFF6"/>
    <w:rsid w:val="03D05058"/>
    <w:rsid w:val="03F624E3"/>
    <w:rsid w:val="03F6E0D4"/>
    <w:rsid w:val="042B6004"/>
    <w:rsid w:val="0431BF8D"/>
    <w:rsid w:val="044E0254"/>
    <w:rsid w:val="045198DD"/>
    <w:rsid w:val="0454F983"/>
    <w:rsid w:val="0457917E"/>
    <w:rsid w:val="0466D54A"/>
    <w:rsid w:val="046D4C56"/>
    <w:rsid w:val="047C5D8F"/>
    <w:rsid w:val="0484C08F"/>
    <w:rsid w:val="049CFB62"/>
    <w:rsid w:val="04A3539D"/>
    <w:rsid w:val="04B6CE20"/>
    <w:rsid w:val="04B6DC9F"/>
    <w:rsid w:val="04D28A4D"/>
    <w:rsid w:val="04E5002D"/>
    <w:rsid w:val="050CBD34"/>
    <w:rsid w:val="051A066A"/>
    <w:rsid w:val="05223EB6"/>
    <w:rsid w:val="0529A3FA"/>
    <w:rsid w:val="053E3477"/>
    <w:rsid w:val="053FA655"/>
    <w:rsid w:val="0559CD46"/>
    <w:rsid w:val="0574C027"/>
    <w:rsid w:val="05857EB0"/>
    <w:rsid w:val="05A8FD95"/>
    <w:rsid w:val="05A9833D"/>
    <w:rsid w:val="05B46CCA"/>
    <w:rsid w:val="05B6E82D"/>
    <w:rsid w:val="05B8086B"/>
    <w:rsid w:val="05B8B82D"/>
    <w:rsid w:val="05BF6984"/>
    <w:rsid w:val="05C17E1A"/>
    <w:rsid w:val="05CB14C5"/>
    <w:rsid w:val="05CCB9F8"/>
    <w:rsid w:val="05EC99C3"/>
    <w:rsid w:val="060388DD"/>
    <w:rsid w:val="06039AAC"/>
    <w:rsid w:val="0606B7DC"/>
    <w:rsid w:val="060C1B40"/>
    <w:rsid w:val="061A50BE"/>
    <w:rsid w:val="062EB8B7"/>
    <w:rsid w:val="063A7EAB"/>
    <w:rsid w:val="0645B4A9"/>
    <w:rsid w:val="06643209"/>
    <w:rsid w:val="0677276A"/>
    <w:rsid w:val="068B38B9"/>
    <w:rsid w:val="06A37098"/>
    <w:rsid w:val="06A4F73D"/>
    <w:rsid w:val="06ABE689"/>
    <w:rsid w:val="06D3AED6"/>
    <w:rsid w:val="06D6C7D1"/>
    <w:rsid w:val="06DBD2CF"/>
    <w:rsid w:val="06E8E1C3"/>
    <w:rsid w:val="06FDEA56"/>
    <w:rsid w:val="0711B027"/>
    <w:rsid w:val="072FD814"/>
    <w:rsid w:val="0732EEAA"/>
    <w:rsid w:val="0745C414"/>
    <w:rsid w:val="077A8B66"/>
    <w:rsid w:val="0794F99E"/>
    <w:rsid w:val="07A6345F"/>
    <w:rsid w:val="07A785EF"/>
    <w:rsid w:val="07B10A89"/>
    <w:rsid w:val="07BB7B5B"/>
    <w:rsid w:val="07BF613B"/>
    <w:rsid w:val="07C35931"/>
    <w:rsid w:val="07C5E55C"/>
    <w:rsid w:val="07D1DAA6"/>
    <w:rsid w:val="07D44587"/>
    <w:rsid w:val="07D65EB2"/>
    <w:rsid w:val="07DE6D87"/>
    <w:rsid w:val="07E77A1C"/>
    <w:rsid w:val="07F7C802"/>
    <w:rsid w:val="07F8E5E0"/>
    <w:rsid w:val="08109774"/>
    <w:rsid w:val="081F34E3"/>
    <w:rsid w:val="082A5E4B"/>
    <w:rsid w:val="08521EE6"/>
    <w:rsid w:val="08609EA5"/>
    <w:rsid w:val="086E5028"/>
    <w:rsid w:val="0882D90D"/>
    <w:rsid w:val="0886A842"/>
    <w:rsid w:val="088A587E"/>
    <w:rsid w:val="0893CBF2"/>
    <w:rsid w:val="08AF0DCF"/>
    <w:rsid w:val="08AF57FE"/>
    <w:rsid w:val="08C567F2"/>
    <w:rsid w:val="08CB133B"/>
    <w:rsid w:val="08CE5A2E"/>
    <w:rsid w:val="08E4D270"/>
    <w:rsid w:val="08E8AA28"/>
    <w:rsid w:val="08FD0C49"/>
    <w:rsid w:val="09015A94"/>
    <w:rsid w:val="09127FF0"/>
    <w:rsid w:val="0940A6F3"/>
    <w:rsid w:val="095ABD55"/>
    <w:rsid w:val="096323E9"/>
    <w:rsid w:val="096E2575"/>
    <w:rsid w:val="097558F6"/>
    <w:rsid w:val="09835E4B"/>
    <w:rsid w:val="0997B3B2"/>
    <w:rsid w:val="09AB4EDB"/>
    <w:rsid w:val="09BB29DA"/>
    <w:rsid w:val="09BDE451"/>
    <w:rsid w:val="09E8A2D6"/>
    <w:rsid w:val="0A03166F"/>
    <w:rsid w:val="0A0BB0D1"/>
    <w:rsid w:val="0A19B07C"/>
    <w:rsid w:val="0A1E18E9"/>
    <w:rsid w:val="0A2C1340"/>
    <w:rsid w:val="0A3EDDBE"/>
    <w:rsid w:val="0A3F1F55"/>
    <w:rsid w:val="0A4C6E9F"/>
    <w:rsid w:val="0A525547"/>
    <w:rsid w:val="0A607C82"/>
    <w:rsid w:val="0A76DF1C"/>
    <w:rsid w:val="0A7B548A"/>
    <w:rsid w:val="0A7D4138"/>
    <w:rsid w:val="0A8EE59B"/>
    <w:rsid w:val="0A9F1E44"/>
    <w:rsid w:val="0AA8D88F"/>
    <w:rsid w:val="0AC530AB"/>
    <w:rsid w:val="0AC68083"/>
    <w:rsid w:val="0AD34ACC"/>
    <w:rsid w:val="0ADE8BB7"/>
    <w:rsid w:val="0AF52550"/>
    <w:rsid w:val="0AF83971"/>
    <w:rsid w:val="0AF84656"/>
    <w:rsid w:val="0AFA56DF"/>
    <w:rsid w:val="0AFDC355"/>
    <w:rsid w:val="0B03D10D"/>
    <w:rsid w:val="0B0FCA47"/>
    <w:rsid w:val="0B13492E"/>
    <w:rsid w:val="0B195A40"/>
    <w:rsid w:val="0B276784"/>
    <w:rsid w:val="0B282D80"/>
    <w:rsid w:val="0B4B223A"/>
    <w:rsid w:val="0B4FDD37"/>
    <w:rsid w:val="0B50DECB"/>
    <w:rsid w:val="0B747273"/>
    <w:rsid w:val="0B94E8C0"/>
    <w:rsid w:val="0B9BADEB"/>
    <w:rsid w:val="0BA6AC4E"/>
    <w:rsid w:val="0BB26748"/>
    <w:rsid w:val="0BB359DB"/>
    <w:rsid w:val="0BDA80F7"/>
    <w:rsid w:val="0BDE4ECC"/>
    <w:rsid w:val="0BE72314"/>
    <w:rsid w:val="0BE7D595"/>
    <w:rsid w:val="0BFEE8A6"/>
    <w:rsid w:val="0BFEF50D"/>
    <w:rsid w:val="0C358053"/>
    <w:rsid w:val="0C386C68"/>
    <w:rsid w:val="0C487CD2"/>
    <w:rsid w:val="0C4A024F"/>
    <w:rsid w:val="0C853385"/>
    <w:rsid w:val="0C9B014D"/>
    <w:rsid w:val="0CA2C619"/>
    <w:rsid w:val="0CAEA395"/>
    <w:rsid w:val="0CAEE468"/>
    <w:rsid w:val="0CB82162"/>
    <w:rsid w:val="0CDD42F7"/>
    <w:rsid w:val="0CDD9406"/>
    <w:rsid w:val="0CE2BD19"/>
    <w:rsid w:val="0CE56412"/>
    <w:rsid w:val="0CE736FE"/>
    <w:rsid w:val="0D066E3B"/>
    <w:rsid w:val="0D287055"/>
    <w:rsid w:val="0D4B761A"/>
    <w:rsid w:val="0D5EFF3C"/>
    <w:rsid w:val="0D8527CB"/>
    <w:rsid w:val="0D8DB39F"/>
    <w:rsid w:val="0DA1768B"/>
    <w:rsid w:val="0DA8B0CA"/>
    <w:rsid w:val="0DBC3416"/>
    <w:rsid w:val="0DC37EC7"/>
    <w:rsid w:val="0DD408F9"/>
    <w:rsid w:val="0DD5E4E9"/>
    <w:rsid w:val="0E00A995"/>
    <w:rsid w:val="0E0AB6D1"/>
    <w:rsid w:val="0E123225"/>
    <w:rsid w:val="0E24533A"/>
    <w:rsid w:val="0E3592EC"/>
    <w:rsid w:val="0E425709"/>
    <w:rsid w:val="0E439FB4"/>
    <w:rsid w:val="0E5E7F8A"/>
    <w:rsid w:val="0E63C4F6"/>
    <w:rsid w:val="0E6886B7"/>
    <w:rsid w:val="0E76D554"/>
    <w:rsid w:val="0E7D5A15"/>
    <w:rsid w:val="0E8C2EF0"/>
    <w:rsid w:val="0E9183DD"/>
    <w:rsid w:val="0E9C4C4D"/>
    <w:rsid w:val="0EA03408"/>
    <w:rsid w:val="0EA15757"/>
    <w:rsid w:val="0EA2CFE2"/>
    <w:rsid w:val="0EB26D14"/>
    <w:rsid w:val="0EE84686"/>
    <w:rsid w:val="0EEC0894"/>
    <w:rsid w:val="0EFB54E9"/>
    <w:rsid w:val="0F330215"/>
    <w:rsid w:val="0F40FC63"/>
    <w:rsid w:val="0F41F1BC"/>
    <w:rsid w:val="0F48E352"/>
    <w:rsid w:val="0F4AD956"/>
    <w:rsid w:val="0F4AE348"/>
    <w:rsid w:val="0F588837"/>
    <w:rsid w:val="0F6118CD"/>
    <w:rsid w:val="0F65F85A"/>
    <w:rsid w:val="0F68F761"/>
    <w:rsid w:val="0F830CE6"/>
    <w:rsid w:val="0F8F226C"/>
    <w:rsid w:val="0FA6215B"/>
    <w:rsid w:val="0FD3272A"/>
    <w:rsid w:val="0FD5BD72"/>
    <w:rsid w:val="0FF29351"/>
    <w:rsid w:val="10032BB7"/>
    <w:rsid w:val="10062662"/>
    <w:rsid w:val="100B5639"/>
    <w:rsid w:val="1014B32E"/>
    <w:rsid w:val="1017F475"/>
    <w:rsid w:val="101DF8D7"/>
    <w:rsid w:val="103147AB"/>
    <w:rsid w:val="1045490A"/>
    <w:rsid w:val="1058AA03"/>
    <w:rsid w:val="105E587E"/>
    <w:rsid w:val="10601886"/>
    <w:rsid w:val="106701F8"/>
    <w:rsid w:val="106C861E"/>
    <w:rsid w:val="107C1F67"/>
    <w:rsid w:val="1080E0A6"/>
    <w:rsid w:val="109C4F67"/>
    <w:rsid w:val="10A80DD0"/>
    <w:rsid w:val="10ACE328"/>
    <w:rsid w:val="10B5B5B4"/>
    <w:rsid w:val="10BB4FC5"/>
    <w:rsid w:val="10C72747"/>
    <w:rsid w:val="10CBE4C0"/>
    <w:rsid w:val="10D9A835"/>
    <w:rsid w:val="10DA70F7"/>
    <w:rsid w:val="10EC7C94"/>
    <w:rsid w:val="1109D98B"/>
    <w:rsid w:val="1117DDF2"/>
    <w:rsid w:val="11275348"/>
    <w:rsid w:val="114308A9"/>
    <w:rsid w:val="11504119"/>
    <w:rsid w:val="11629590"/>
    <w:rsid w:val="11652973"/>
    <w:rsid w:val="117419E5"/>
    <w:rsid w:val="117502D0"/>
    <w:rsid w:val="1177AB59"/>
    <w:rsid w:val="1177C7F5"/>
    <w:rsid w:val="1183A679"/>
    <w:rsid w:val="119F6DA3"/>
    <w:rsid w:val="11B5F707"/>
    <w:rsid w:val="11E1CC5A"/>
    <w:rsid w:val="11E5CF64"/>
    <w:rsid w:val="11E96F31"/>
    <w:rsid w:val="11EA9BE7"/>
    <w:rsid w:val="1211C37D"/>
    <w:rsid w:val="1218543C"/>
    <w:rsid w:val="1221FD12"/>
    <w:rsid w:val="12257C16"/>
    <w:rsid w:val="122BB0CC"/>
    <w:rsid w:val="12401DD8"/>
    <w:rsid w:val="12423845"/>
    <w:rsid w:val="12472AFE"/>
    <w:rsid w:val="12519AB3"/>
    <w:rsid w:val="12563DD6"/>
    <w:rsid w:val="126AE854"/>
    <w:rsid w:val="126DF6E8"/>
    <w:rsid w:val="127582D2"/>
    <w:rsid w:val="1287F111"/>
    <w:rsid w:val="1288D087"/>
    <w:rsid w:val="1289F537"/>
    <w:rsid w:val="128F501E"/>
    <w:rsid w:val="12A24BCA"/>
    <w:rsid w:val="12A48EA6"/>
    <w:rsid w:val="12AFA158"/>
    <w:rsid w:val="12BF58D8"/>
    <w:rsid w:val="12D448F8"/>
    <w:rsid w:val="12DE50DB"/>
    <w:rsid w:val="12EB6F26"/>
    <w:rsid w:val="12F11A5D"/>
    <w:rsid w:val="12F486F2"/>
    <w:rsid w:val="12F6A0B9"/>
    <w:rsid w:val="130AAE66"/>
    <w:rsid w:val="1313F386"/>
    <w:rsid w:val="1320BD27"/>
    <w:rsid w:val="133D2164"/>
    <w:rsid w:val="133D3952"/>
    <w:rsid w:val="13460101"/>
    <w:rsid w:val="137F1ACC"/>
    <w:rsid w:val="13B8B751"/>
    <w:rsid w:val="13C9650C"/>
    <w:rsid w:val="13D3F6F0"/>
    <w:rsid w:val="13D406B3"/>
    <w:rsid w:val="13E3322C"/>
    <w:rsid w:val="13FCB93E"/>
    <w:rsid w:val="140A353B"/>
    <w:rsid w:val="1423B7E1"/>
    <w:rsid w:val="1425918D"/>
    <w:rsid w:val="144DF265"/>
    <w:rsid w:val="1451795D"/>
    <w:rsid w:val="145274F4"/>
    <w:rsid w:val="145D2F2F"/>
    <w:rsid w:val="1478D5F2"/>
    <w:rsid w:val="1483C92A"/>
    <w:rsid w:val="1486B71D"/>
    <w:rsid w:val="14892C46"/>
    <w:rsid w:val="14916383"/>
    <w:rsid w:val="1494A041"/>
    <w:rsid w:val="149C6B1C"/>
    <w:rsid w:val="14A12E20"/>
    <w:rsid w:val="14A44CC6"/>
    <w:rsid w:val="14C13C63"/>
    <w:rsid w:val="14C86B3A"/>
    <w:rsid w:val="14CA75ED"/>
    <w:rsid w:val="14CC4A41"/>
    <w:rsid w:val="14CE0366"/>
    <w:rsid w:val="14CED487"/>
    <w:rsid w:val="14D00373"/>
    <w:rsid w:val="14E11266"/>
    <w:rsid w:val="14EC612C"/>
    <w:rsid w:val="14F75FCB"/>
    <w:rsid w:val="150A0C47"/>
    <w:rsid w:val="151BB20C"/>
    <w:rsid w:val="152D5EA4"/>
    <w:rsid w:val="153240A0"/>
    <w:rsid w:val="1533AA86"/>
    <w:rsid w:val="15364B3C"/>
    <w:rsid w:val="1537E9F5"/>
    <w:rsid w:val="155281A9"/>
    <w:rsid w:val="1568E98D"/>
    <w:rsid w:val="156F2FB4"/>
    <w:rsid w:val="157001F3"/>
    <w:rsid w:val="1587C072"/>
    <w:rsid w:val="15953283"/>
    <w:rsid w:val="15B4E10D"/>
    <w:rsid w:val="15B5F206"/>
    <w:rsid w:val="15C30FEE"/>
    <w:rsid w:val="15CFE453"/>
    <w:rsid w:val="15E44AD1"/>
    <w:rsid w:val="15EA9D68"/>
    <w:rsid w:val="15F71C60"/>
    <w:rsid w:val="15F7E1A5"/>
    <w:rsid w:val="15F82BC1"/>
    <w:rsid w:val="161188D3"/>
    <w:rsid w:val="161A4BC6"/>
    <w:rsid w:val="16237116"/>
    <w:rsid w:val="16406C7C"/>
    <w:rsid w:val="16409F1A"/>
    <w:rsid w:val="165275C4"/>
    <w:rsid w:val="16536FB1"/>
    <w:rsid w:val="16577F30"/>
    <w:rsid w:val="1666F6A8"/>
    <w:rsid w:val="166FA1C0"/>
    <w:rsid w:val="167BC2EF"/>
    <w:rsid w:val="1686485A"/>
    <w:rsid w:val="1690AC12"/>
    <w:rsid w:val="16B96AFA"/>
    <w:rsid w:val="16BB871E"/>
    <w:rsid w:val="16BB99D1"/>
    <w:rsid w:val="16C24EA1"/>
    <w:rsid w:val="16C7190A"/>
    <w:rsid w:val="16EC2ADA"/>
    <w:rsid w:val="16FA6207"/>
    <w:rsid w:val="1701A559"/>
    <w:rsid w:val="17213F74"/>
    <w:rsid w:val="1749F2FE"/>
    <w:rsid w:val="174F7895"/>
    <w:rsid w:val="1766E350"/>
    <w:rsid w:val="176F48DA"/>
    <w:rsid w:val="1782DBEC"/>
    <w:rsid w:val="178AAC7D"/>
    <w:rsid w:val="178DE086"/>
    <w:rsid w:val="179320EC"/>
    <w:rsid w:val="17BFE157"/>
    <w:rsid w:val="17BFE3B5"/>
    <w:rsid w:val="17C18942"/>
    <w:rsid w:val="17D347E6"/>
    <w:rsid w:val="17DF684B"/>
    <w:rsid w:val="17E11302"/>
    <w:rsid w:val="17E95860"/>
    <w:rsid w:val="17EA50E7"/>
    <w:rsid w:val="17F7A892"/>
    <w:rsid w:val="17FB1297"/>
    <w:rsid w:val="17FBB658"/>
    <w:rsid w:val="180355C4"/>
    <w:rsid w:val="18058E27"/>
    <w:rsid w:val="180635DD"/>
    <w:rsid w:val="180CCBC4"/>
    <w:rsid w:val="1840257B"/>
    <w:rsid w:val="185350AC"/>
    <w:rsid w:val="185BA604"/>
    <w:rsid w:val="185E7951"/>
    <w:rsid w:val="18639BBD"/>
    <w:rsid w:val="18665EF1"/>
    <w:rsid w:val="18791F13"/>
    <w:rsid w:val="187DC976"/>
    <w:rsid w:val="188D30E4"/>
    <w:rsid w:val="188DDA90"/>
    <w:rsid w:val="18A3BE22"/>
    <w:rsid w:val="18AD0C37"/>
    <w:rsid w:val="18B0392B"/>
    <w:rsid w:val="18B57181"/>
    <w:rsid w:val="18D05C6A"/>
    <w:rsid w:val="18D31FFC"/>
    <w:rsid w:val="18D54C6E"/>
    <w:rsid w:val="18DAEB63"/>
    <w:rsid w:val="18DCFCBA"/>
    <w:rsid w:val="18F7E2E4"/>
    <w:rsid w:val="18FD2858"/>
    <w:rsid w:val="19077B76"/>
    <w:rsid w:val="19089A19"/>
    <w:rsid w:val="190E4A7E"/>
    <w:rsid w:val="192B5014"/>
    <w:rsid w:val="19328780"/>
    <w:rsid w:val="1937A212"/>
    <w:rsid w:val="193E207B"/>
    <w:rsid w:val="19470418"/>
    <w:rsid w:val="194E1A5F"/>
    <w:rsid w:val="196040FD"/>
    <w:rsid w:val="1960CD38"/>
    <w:rsid w:val="1972BEC5"/>
    <w:rsid w:val="19763FFB"/>
    <w:rsid w:val="19810479"/>
    <w:rsid w:val="1990D221"/>
    <w:rsid w:val="19A20816"/>
    <w:rsid w:val="19B0A9E3"/>
    <w:rsid w:val="19C3A755"/>
    <w:rsid w:val="19D495A1"/>
    <w:rsid w:val="19EDA98D"/>
    <w:rsid w:val="1A15DC9E"/>
    <w:rsid w:val="1A17A046"/>
    <w:rsid w:val="1A180A0F"/>
    <w:rsid w:val="1A27F4D3"/>
    <w:rsid w:val="1A295F76"/>
    <w:rsid w:val="1A46705F"/>
    <w:rsid w:val="1A4CF611"/>
    <w:rsid w:val="1A4E2CB9"/>
    <w:rsid w:val="1A5160F8"/>
    <w:rsid w:val="1A7B11BA"/>
    <w:rsid w:val="1A7BF011"/>
    <w:rsid w:val="1A7CD7E0"/>
    <w:rsid w:val="1A84DB78"/>
    <w:rsid w:val="1AA47B1E"/>
    <w:rsid w:val="1AA63604"/>
    <w:rsid w:val="1AABAB09"/>
    <w:rsid w:val="1AB40742"/>
    <w:rsid w:val="1AB4DAE7"/>
    <w:rsid w:val="1AE74D0D"/>
    <w:rsid w:val="1AEC2009"/>
    <w:rsid w:val="1AEE469E"/>
    <w:rsid w:val="1AF70019"/>
    <w:rsid w:val="1B0A6B6E"/>
    <w:rsid w:val="1B1C4045"/>
    <w:rsid w:val="1B25EAA3"/>
    <w:rsid w:val="1B283B1C"/>
    <w:rsid w:val="1B399A7A"/>
    <w:rsid w:val="1B47F2D3"/>
    <w:rsid w:val="1B685C70"/>
    <w:rsid w:val="1B6EA9D2"/>
    <w:rsid w:val="1B705FC6"/>
    <w:rsid w:val="1B8744DA"/>
    <w:rsid w:val="1B88DC60"/>
    <w:rsid w:val="1B94C459"/>
    <w:rsid w:val="1BAC1A26"/>
    <w:rsid w:val="1BAF871E"/>
    <w:rsid w:val="1BBC12EE"/>
    <w:rsid w:val="1BC1035E"/>
    <w:rsid w:val="1BD19E9C"/>
    <w:rsid w:val="1BD2D86A"/>
    <w:rsid w:val="1BE3416A"/>
    <w:rsid w:val="1BE42BBF"/>
    <w:rsid w:val="1BE80C2C"/>
    <w:rsid w:val="1BEB1004"/>
    <w:rsid w:val="1BED6025"/>
    <w:rsid w:val="1BEDD446"/>
    <w:rsid w:val="1BF4EADA"/>
    <w:rsid w:val="1C197590"/>
    <w:rsid w:val="1C1F74D3"/>
    <w:rsid w:val="1C3B84C6"/>
    <w:rsid w:val="1C47FBFA"/>
    <w:rsid w:val="1C53688D"/>
    <w:rsid w:val="1C64A3E7"/>
    <w:rsid w:val="1C87FEB1"/>
    <w:rsid w:val="1CD00619"/>
    <w:rsid w:val="1CD144DA"/>
    <w:rsid w:val="1D22B086"/>
    <w:rsid w:val="1D2B3574"/>
    <w:rsid w:val="1D345678"/>
    <w:rsid w:val="1D39489C"/>
    <w:rsid w:val="1D59691C"/>
    <w:rsid w:val="1D7F6469"/>
    <w:rsid w:val="1D862D43"/>
    <w:rsid w:val="1D8EC50D"/>
    <w:rsid w:val="1D8FC9C0"/>
    <w:rsid w:val="1DB03E25"/>
    <w:rsid w:val="1DC354AA"/>
    <w:rsid w:val="1DC57DB6"/>
    <w:rsid w:val="1DE38B4A"/>
    <w:rsid w:val="1DFC985C"/>
    <w:rsid w:val="1E0A1F4B"/>
    <w:rsid w:val="1E0BD8CD"/>
    <w:rsid w:val="1E0DD18F"/>
    <w:rsid w:val="1E197915"/>
    <w:rsid w:val="1E2C5A20"/>
    <w:rsid w:val="1E465065"/>
    <w:rsid w:val="1E63D2DC"/>
    <w:rsid w:val="1E64E226"/>
    <w:rsid w:val="1E6674D1"/>
    <w:rsid w:val="1E690FE5"/>
    <w:rsid w:val="1E78B1BA"/>
    <w:rsid w:val="1E818C96"/>
    <w:rsid w:val="1E8B88EE"/>
    <w:rsid w:val="1E950574"/>
    <w:rsid w:val="1EAFD5CE"/>
    <w:rsid w:val="1EB89C7C"/>
    <w:rsid w:val="1EB9FA9E"/>
    <w:rsid w:val="1EC9FE73"/>
    <w:rsid w:val="1ED42905"/>
    <w:rsid w:val="1ED8A7AB"/>
    <w:rsid w:val="1EDB48A9"/>
    <w:rsid w:val="1EDF25F9"/>
    <w:rsid w:val="1EE59431"/>
    <w:rsid w:val="1EE5E4E2"/>
    <w:rsid w:val="1EE916AB"/>
    <w:rsid w:val="1EF26D94"/>
    <w:rsid w:val="1EF4D181"/>
    <w:rsid w:val="1F00D93E"/>
    <w:rsid w:val="1F032797"/>
    <w:rsid w:val="1F1A46DE"/>
    <w:rsid w:val="1F2ABBFC"/>
    <w:rsid w:val="1F2CA2E8"/>
    <w:rsid w:val="1F33A4ED"/>
    <w:rsid w:val="1F353852"/>
    <w:rsid w:val="1F391550"/>
    <w:rsid w:val="1F4699AB"/>
    <w:rsid w:val="1F50292B"/>
    <w:rsid w:val="1F60727F"/>
    <w:rsid w:val="1F65470A"/>
    <w:rsid w:val="1F740AF9"/>
    <w:rsid w:val="1F78107E"/>
    <w:rsid w:val="1F7A9838"/>
    <w:rsid w:val="1F948435"/>
    <w:rsid w:val="1F9E57BD"/>
    <w:rsid w:val="1FAC615B"/>
    <w:rsid w:val="1FBEA98B"/>
    <w:rsid w:val="1FC48712"/>
    <w:rsid w:val="1FD455B1"/>
    <w:rsid w:val="1FDBD02B"/>
    <w:rsid w:val="1FDD4C50"/>
    <w:rsid w:val="1FE3B2FB"/>
    <w:rsid w:val="1FE83BAE"/>
    <w:rsid w:val="1FF41D47"/>
    <w:rsid w:val="1FFAE9C1"/>
    <w:rsid w:val="20079A89"/>
    <w:rsid w:val="200B629C"/>
    <w:rsid w:val="201173E0"/>
    <w:rsid w:val="201DEDDE"/>
    <w:rsid w:val="202E64DA"/>
    <w:rsid w:val="20351E92"/>
    <w:rsid w:val="2035A86C"/>
    <w:rsid w:val="203E0EA0"/>
    <w:rsid w:val="2056A256"/>
    <w:rsid w:val="2059555D"/>
    <w:rsid w:val="2059D65A"/>
    <w:rsid w:val="2060057A"/>
    <w:rsid w:val="20611BAA"/>
    <w:rsid w:val="20704799"/>
    <w:rsid w:val="2076BBD6"/>
    <w:rsid w:val="207D4D0E"/>
    <w:rsid w:val="209B411C"/>
    <w:rsid w:val="20A19DA9"/>
    <w:rsid w:val="20BB23D0"/>
    <w:rsid w:val="20C0BF9A"/>
    <w:rsid w:val="20C24ADC"/>
    <w:rsid w:val="20E27AC9"/>
    <w:rsid w:val="21169F36"/>
    <w:rsid w:val="2117FE21"/>
    <w:rsid w:val="21206B5E"/>
    <w:rsid w:val="213262E2"/>
    <w:rsid w:val="2132CCB8"/>
    <w:rsid w:val="215CD01F"/>
    <w:rsid w:val="216D2080"/>
    <w:rsid w:val="217268C5"/>
    <w:rsid w:val="218167B5"/>
    <w:rsid w:val="21938DF7"/>
    <w:rsid w:val="2196AFE8"/>
    <w:rsid w:val="21987F39"/>
    <w:rsid w:val="219891D1"/>
    <w:rsid w:val="21C4DFCA"/>
    <w:rsid w:val="21C7282E"/>
    <w:rsid w:val="21CB160A"/>
    <w:rsid w:val="21CB29A0"/>
    <w:rsid w:val="21DE63AE"/>
    <w:rsid w:val="21E35F08"/>
    <w:rsid w:val="21F1A251"/>
    <w:rsid w:val="21F90D0B"/>
    <w:rsid w:val="21F9D979"/>
    <w:rsid w:val="220248C9"/>
    <w:rsid w:val="221F5095"/>
    <w:rsid w:val="2220470C"/>
    <w:rsid w:val="2228052A"/>
    <w:rsid w:val="223EFA08"/>
    <w:rsid w:val="2244F8E6"/>
    <w:rsid w:val="2251692A"/>
    <w:rsid w:val="22566AED"/>
    <w:rsid w:val="227130D4"/>
    <w:rsid w:val="227A9D4D"/>
    <w:rsid w:val="227A9E35"/>
    <w:rsid w:val="228FC247"/>
    <w:rsid w:val="22917450"/>
    <w:rsid w:val="22980E46"/>
    <w:rsid w:val="2299450A"/>
    <w:rsid w:val="22ACCA86"/>
    <w:rsid w:val="22BC6609"/>
    <w:rsid w:val="22C40EE6"/>
    <w:rsid w:val="22CCAAAE"/>
    <w:rsid w:val="22D54D7C"/>
    <w:rsid w:val="22FE04E5"/>
    <w:rsid w:val="2311359A"/>
    <w:rsid w:val="231E5674"/>
    <w:rsid w:val="232563FE"/>
    <w:rsid w:val="2353C213"/>
    <w:rsid w:val="2357059F"/>
    <w:rsid w:val="2357F564"/>
    <w:rsid w:val="235D6624"/>
    <w:rsid w:val="236201EA"/>
    <w:rsid w:val="23658466"/>
    <w:rsid w:val="2365CF2E"/>
    <w:rsid w:val="236CF860"/>
    <w:rsid w:val="23BC8F91"/>
    <w:rsid w:val="23BED2C9"/>
    <w:rsid w:val="23C94474"/>
    <w:rsid w:val="23CEA891"/>
    <w:rsid w:val="23FADF19"/>
    <w:rsid w:val="240B01C6"/>
    <w:rsid w:val="242474FE"/>
    <w:rsid w:val="2427F4E1"/>
    <w:rsid w:val="244D1D69"/>
    <w:rsid w:val="24539C59"/>
    <w:rsid w:val="245449D5"/>
    <w:rsid w:val="245B2931"/>
    <w:rsid w:val="24877884"/>
    <w:rsid w:val="24924352"/>
    <w:rsid w:val="24968D77"/>
    <w:rsid w:val="2498DD2D"/>
    <w:rsid w:val="249C1E75"/>
    <w:rsid w:val="24A3A1B0"/>
    <w:rsid w:val="24AAD91B"/>
    <w:rsid w:val="24B992E8"/>
    <w:rsid w:val="24BBCF71"/>
    <w:rsid w:val="24C7C96B"/>
    <w:rsid w:val="24C9BDC6"/>
    <w:rsid w:val="24CDC0B1"/>
    <w:rsid w:val="24E5A04D"/>
    <w:rsid w:val="24FF302D"/>
    <w:rsid w:val="2523F545"/>
    <w:rsid w:val="252B8D67"/>
    <w:rsid w:val="254638BC"/>
    <w:rsid w:val="25651162"/>
    <w:rsid w:val="2573DE16"/>
    <w:rsid w:val="257B9B8E"/>
    <w:rsid w:val="25821857"/>
    <w:rsid w:val="25868D38"/>
    <w:rsid w:val="258BCAEF"/>
    <w:rsid w:val="25A2F6D1"/>
    <w:rsid w:val="25D13BBA"/>
    <w:rsid w:val="25DCD1B9"/>
    <w:rsid w:val="25E0147B"/>
    <w:rsid w:val="25EA35DB"/>
    <w:rsid w:val="25F2A68C"/>
    <w:rsid w:val="25F2B747"/>
    <w:rsid w:val="260E4246"/>
    <w:rsid w:val="2613AACC"/>
    <w:rsid w:val="262130D1"/>
    <w:rsid w:val="263B6F86"/>
    <w:rsid w:val="2642C1BC"/>
    <w:rsid w:val="2644EF01"/>
    <w:rsid w:val="264526A7"/>
    <w:rsid w:val="26488023"/>
    <w:rsid w:val="265D90EA"/>
    <w:rsid w:val="266BD453"/>
    <w:rsid w:val="268744B0"/>
    <w:rsid w:val="2694B2E7"/>
    <w:rsid w:val="26AC409C"/>
    <w:rsid w:val="26AEEA5E"/>
    <w:rsid w:val="26BA5449"/>
    <w:rsid w:val="26D139A1"/>
    <w:rsid w:val="26D6501B"/>
    <w:rsid w:val="26DAB6AB"/>
    <w:rsid w:val="26E08A29"/>
    <w:rsid w:val="26EBA7B3"/>
    <w:rsid w:val="26ECD687"/>
    <w:rsid w:val="270AFE42"/>
    <w:rsid w:val="272B87A4"/>
    <w:rsid w:val="272C313E"/>
    <w:rsid w:val="275C8AF7"/>
    <w:rsid w:val="276A6A93"/>
    <w:rsid w:val="276F3749"/>
    <w:rsid w:val="2787A37D"/>
    <w:rsid w:val="2789E5D8"/>
    <w:rsid w:val="27A3C6D3"/>
    <w:rsid w:val="27A789F1"/>
    <w:rsid w:val="27B73DC9"/>
    <w:rsid w:val="27B76BE3"/>
    <w:rsid w:val="27BB60BF"/>
    <w:rsid w:val="27C82087"/>
    <w:rsid w:val="27DFCE6B"/>
    <w:rsid w:val="2805F01D"/>
    <w:rsid w:val="28193604"/>
    <w:rsid w:val="28304152"/>
    <w:rsid w:val="2835381C"/>
    <w:rsid w:val="2836DDB2"/>
    <w:rsid w:val="2838D9EF"/>
    <w:rsid w:val="284A5D67"/>
    <w:rsid w:val="2856062D"/>
    <w:rsid w:val="285EB401"/>
    <w:rsid w:val="287A6E01"/>
    <w:rsid w:val="287FA9D1"/>
    <w:rsid w:val="28A73786"/>
    <w:rsid w:val="28A98E45"/>
    <w:rsid w:val="28B803FE"/>
    <w:rsid w:val="28D06D13"/>
    <w:rsid w:val="28DEB8D5"/>
    <w:rsid w:val="28EE549F"/>
    <w:rsid w:val="28FE9C02"/>
    <w:rsid w:val="290F58B6"/>
    <w:rsid w:val="2912D5A1"/>
    <w:rsid w:val="291F5E33"/>
    <w:rsid w:val="29371567"/>
    <w:rsid w:val="2945DF9E"/>
    <w:rsid w:val="294B2EC8"/>
    <w:rsid w:val="295FB80D"/>
    <w:rsid w:val="29A54D22"/>
    <w:rsid w:val="29AFC246"/>
    <w:rsid w:val="29AFD2FB"/>
    <w:rsid w:val="29BE6503"/>
    <w:rsid w:val="29C4A7C9"/>
    <w:rsid w:val="2A0543A4"/>
    <w:rsid w:val="2A0B5420"/>
    <w:rsid w:val="2A0C9855"/>
    <w:rsid w:val="2A2D2C6C"/>
    <w:rsid w:val="2A38253A"/>
    <w:rsid w:val="2A413C04"/>
    <w:rsid w:val="2A45A65F"/>
    <w:rsid w:val="2A622C29"/>
    <w:rsid w:val="2A823432"/>
    <w:rsid w:val="2A83C78B"/>
    <w:rsid w:val="2A9BCA68"/>
    <w:rsid w:val="2AA059E1"/>
    <w:rsid w:val="2AB5F774"/>
    <w:rsid w:val="2ADA4F37"/>
    <w:rsid w:val="2ADFA7A3"/>
    <w:rsid w:val="2AE02971"/>
    <w:rsid w:val="2AE97B2C"/>
    <w:rsid w:val="2AFF79C7"/>
    <w:rsid w:val="2B12B112"/>
    <w:rsid w:val="2B223C06"/>
    <w:rsid w:val="2B2BC299"/>
    <w:rsid w:val="2B3AFD2E"/>
    <w:rsid w:val="2B49F088"/>
    <w:rsid w:val="2B4B462D"/>
    <w:rsid w:val="2B72789F"/>
    <w:rsid w:val="2BA0C365"/>
    <w:rsid w:val="2BA9BD1F"/>
    <w:rsid w:val="2BCA6B3C"/>
    <w:rsid w:val="2BCB7F3C"/>
    <w:rsid w:val="2BCCA80D"/>
    <w:rsid w:val="2BDAD240"/>
    <w:rsid w:val="2BDCAC18"/>
    <w:rsid w:val="2BF5BCCD"/>
    <w:rsid w:val="2BF71089"/>
    <w:rsid w:val="2C1B1058"/>
    <w:rsid w:val="2C2FDF05"/>
    <w:rsid w:val="2C34E983"/>
    <w:rsid w:val="2C6B9D7E"/>
    <w:rsid w:val="2C84E9E2"/>
    <w:rsid w:val="2C9B23D1"/>
    <w:rsid w:val="2CB2A526"/>
    <w:rsid w:val="2CB95115"/>
    <w:rsid w:val="2CC17D25"/>
    <w:rsid w:val="2CC25D9C"/>
    <w:rsid w:val="2CCF3997"/>
    <w:rsid w:val="2CD4E987"/>
    <w:rsid w:val="2CFCC26B"/>
    <w:rsid w:val="2D0BA50D"/>
    <w:rsid w:val="2D11C41E"/>
    <w:rsid w:val="2D191217"/>
    <w:rsid w:val="2D3AD01E"/>
    <w:rsid w:val="2D4A7105"/>
    <w:rsid w:val="2D4D92C3"/>
    <w:rsid w:val="2D69D30D"/>
    <w:rsid w:val="2D850A07"/>
    <w:rsid w:val="2D972244"/>
    <w:rsid w:val="2DACF1A3"/>
    <w:rsid w:val="2DB224C9"/>
    <w:rsid w:val="2DB73345"/>
    <w:rsid w:val="2DC0CFCE"/>
    <w:rsid w:val="2DC47E3D"/>
    <w:rsid w:val="2DC6CAD6"/>
    <w:rsid w:val="2DE366DD"/>
    <w:rsid w:val="2DE8E47B"/>
    <w:rsid w:val="2DF6616F"/>
    <w:rsid w:val="2E02D086"/>
    <w:rsid w:val="2E0C4BB1"/>
    <w:rsid w:val="2E19AE85"/>
    <w:rsid w:val="2E1E6E59"/>
    <w:rsid w:val="2E3568FC"/>
    <w:rsid w:val="2E365C93"/>
    <w:rsid w:val="2E3A40CC"/>
    <w:rsid w:val="2E3C57E2"/>
    <w:rsid w:val="2E49DF3D"/>
    <w:rsid w:val="2E524D7D"/>
    <w:rsid w:val="2E5C7ED2"/>
    <w:rsid w:val="2E610435"/>
    <w:rsid w:val="2E80D9FC"/>
    <w:rsid w:val="2E8D36AC"/>
    <w:rsid w:val="2E90B39C"/>
    <w:rsid w:val="2E926AF0"/>
    <w:rsid w:val="2E993E31"/>
    <w:rsid w:val="2EA00C0B"/>
    <w:rsid w:val="2EA5F989"/>
    <w:rsid w:val="2EAEB247"/>
    <w:rsid w:val="2EC37169"/>
    <w:rsid w:val="2ECBDB78"/>
    <w:rsid w:val="2ED3E5C2"/>
    <w:rsid w:val="2EE282F3"/>
    <w:rsid w:val="2EF4DA03"/>
    <w:rsid w:val="2F2C8CFC"/>
    <w:rsid w:val="2F53CF73"/>
    <w:rsid w:val="2F58C9F5"/>
    <w:rsid w:val="2F59575E"/>
    <w:rsid w:val="2F61E4A8"/>
    <w:rsid w:val="2F80E6BC"/>
    <w:rsid w:val="2F8723F9"/>
    <w:rsid w:val="2F930FCA"/>
    <w:rsid w:val="2F9A5593"/>
    <w:rsid w:val="2FA7D38B"/>
    <w:rsid w:val="2FA9CF1F"/>
    <w:rsid w:val="2FAB416B"/>
    <w:rsid w:val="2FC29D1B"/>
    <w:rsid w:val="2FC31776"/>
    <w:rsid w:val="2FC7CF68"/>
    <w:rsid w:val="2FDE4CE5"/>
    <w:rsid w:val="2FE4D6E7"/>
    <w:rsid w:val="2FE701CE"/>
    <w:rsid w:val="2FE73813"/>
    <w:rsid w:val="2FF5DEAB"/>
    <w:rsid w:val="2FFB5EFA"/>
    <w:rsid w:val="2FFD1E94"/>
    <w:rsid w:val="30042967"/>
    <w:rsid w:val="302A6571"/>
    <w:rsid w:val="3052A6E3"/>
    <w:rsid w:val="30554949"/>
    <w:rsid w:val="3063E102"/>
    <w:rsid w:val="308DA794"/>
    <w:rsid w:val="309B4581"/>
    <w:rsid w:val="30C2C88E"/>
    <w:rsid w:val="30D23BEA"/>
    <w:rsid w:val="30DDE6F3"/>
    <w:rsid w:val="3104DC41"/>
    <w:rsid w:val="31158C35"/>
    <w:rsid w:val="311762F6"/>
    <w:rsid w:val="3119DE00"/>
    <w:rsid w:val="3137C667"/>
    <w:rsid w:val="314A7603"/>
    <w:rsid w:val="3155ECC0"/>
    <w:rsid w:val="316DB0C0"/>
    <w:rsid w:val="3173A8D4"/>
    <w:rsid w:val="3173D1CB"/>
    <w:rsid w:val="3180D1C0"/>
    <w:rsid w:val="3187455A"/>
    <w:rsid w:val="318E655B"/>
    <w:rsid w:val="318F60C8"/>
    <w:rsid w:val="3191EF45"/>
    <w:rsid w:val="31C8E782"/>
    <w:rsid w:val="31D01C00"/>
    <w:rsid w:val="31D28F2B"/>
    <w:rsid w:val="31E2EB1F"/>
    <w:rsid w:val="31E32EAF"/>
    <w:rsid w:val="31E3E994"/>
    <w:rsid w:val="31F12BFB"/>
    <w:rsid w:val="31FA489A"/>
    <w:rsid w:val="3213BAF3"/>
    <w:rsid w:val="3214E81F"/>
    <w:rsid w:val="321526D7"/>
    <w:rsid w:val="3227A709"/>
    <w:rsid w:val="322D67EE"/>
    <w:rsid w:val="32510B3B"/>
    <w:rsid w:val="32533609"/>
    <w:rsid w:val="32604342"/>
    <w:rsid w:val="32605DAA"/>
    <w:rsid w:val="326CF6E6"/>
    <w:rsid w:val="326FEE1B"/>
    <w:rsid w:val="3275FA45"/>
    <w:rsid w:val="3278A590"/>
    <w:rsid w:val="328056A8"/>
    <w:rsid w:val="3288C639"/>
    <w:rsid w:val="3297C20A"/>
    <w:rsid w:val="329887F1"/>
    <w:rsid w:val="329E6512"/>
    <w:rsid w:val="32C7AEC7"/>
    <w:rsid w:val="32D557AF"/>
    <w:rsid w:val="32EA681C"/>
    <w:rsid w:val="32ECD956"/>
    <w:rsid w:val="32F1BA6A"/>
    <w:rsid w:val="32FC78A2"/>
    <w:rsid w:val="33014437"/>
    <w:rsid w:val="330C9910"/>
    <w:rsid w:val="3319E769"/>
    <w:rsid w:val="33617EBD"/>
    <w:rsid w:val="336ED3A5"/>
    <w:rsid w:val="337441AF"/>
    <w:rsid w:val="33745D61"/>
    <w:rsid w:val="337953CB"/>
    <w:rsid w:val="337EAC26"/>
    <w:rsid w:val="33812BDF"/>
    <w:rsid w:val="3391F44E"/>
    <w:rsid w:val="33999883"/>
    <w:rsid w:val="339D07BC"/>
    <w:rsid w:val="33AB027A"/>
    <w:rsid w:val="33B633D1"/>
    <w:rsid w:val="33B74F2E"/>
    <w:rsid w:val="33B949AB"/>
    <w:rsid w:val="33BDAD82"/>
    <w:rsid w:val="33CFBE42"/>
    <w:rsid w:val="33F684E6"/>
    <w:rsid w:val="33F8319D"/>
    <w:rsid w:val="3413BF8C"/>
    <w:rsid w:val="3424423F"/>
    <w:rsid w:val="34268E4A"/>
    <w:rsid w:val="343872F0"/>
    <w:rsid w:val="343D9439"/>
    <w:rsid w:val="344375E8"/>
    <w:rsid w:val="34465F67"/>
    <w:rsid w:val="3462515D"/>
    <w:rsid w:val="3479913F"/>
    <w:rsid w:val="3482B99D"/>
    <w:rsid w:val="349ABC0F"/>
    <w:rsid w:val="349DFC7F"/>
    <w:rsid w:val="34A46E9B"/>
    <w:rsid w:val="34A93EC7"/>
    <w:rsid w:val="34E1A93B"/>
    <w:rsid w:val="34E1C106"/>
    <w:rsid w:val="34EA9BE7"/>
    <w:rsid w:val="34F5B758"/>
    <w:rsid w:val="34FD6BA3"/>
    <w:rsid w:val="35047462"/>
    <w:rsid w:val="351D5871"/>
    <w:rsid w:val="352A51D6"/>
    <w:rsid w:val="3530EDB0"/>
    <w:rsid w:val="35467E6F"/>
    <w:rsid w:val="354C8127"/>
    <w:rsid w:val="35552917"/>
    <w:rsid w:val="3557544F"/>
    <w:rsid w:val="3558F224"/>
    <w:rsid w:val="35676342"/>
    <w:rsid w:val="35701F81"/>
    <w:rsid w:val="3589D148"/>
    <w:rsid w:val="35A2B358"/>
    <w:rsid w:val="35B82A8C"/>
    <w:rsid w:val="35EBF8BA"/>
    <w:rsid w:val="35F10D57"/>
    <w:rsid w:val="35F443E7"/>
    <w:rsid w:val="36046F9F"/>
    <w:rsid w:val="361A994F"/>
    <w:rsid w:val="362D1C83"/>
    <w:rsid w:val="363130CD"/>
    <w:rsid w:val="3633B230"/>
    <w:rsid w:val="365A424C"/>
    <w:rsid w:val="365D3F27"/>
    <w:rsid w:val="3671FEB2"/>
    <w:rsid w:val="367A7526"/>
    <w:rsid w:val="367E6E98"/>
    <w:rsid w:val="3686A322"/>
    <w:rsid w:val="368A3426"/>
    <w:rsid w:val="36A57CC7"/>
    <w:rsid w:val="36A65208"/>
    <w:rsid w:val="36D6E5E2"/>
    <w:rsid w:val="36E13FFE"/>
    <w:rsid w:val="36F26201"/>
    <w:rsid w:val="36F40E85"/>
    <w:rsid w:val="36FBE66A"/>
    <w:rsid w:val="36FC37E2"/>
    <w:rsid w:val="370F3E4D"/>
    <w:rsid w:val="371AA928"/>
    <w:rsid w:val="3738B6D9"/>
    <w:rsid w:val="373F8E82"/>
    <w:rsid w:val="375A45E6"/>
    <w:rsid w:val="3762B874"/>
    <w:rsid w:val="37688E31"/>
    <w:rsid w:val="376DF28C"/>
    <w:rsid w:val="3770497B"/>
    <w:rsid w:val="3782E7B6"/>
    <w:rsid w:val="37861DCE"/>
    <w:rsid w:val="37A250A5"/>
    <w:rsid w:val="37A5B6DB"/>
    <w:rsid w:val="37AB5794"/>
    <w:rsid w:val="37ADF1AA"/>
    <w:rsid w:val="37B2D087"/>
    <w:rsid w:val="37D478CE"/>
    <w:rsid w:val="37E9CD83"/>
    <w:rsid w:val="381C97AF"/>
    <w:rsid w:val="381D94A3"/>
    <w:rsid w:val="383336F4"/>
    <w:rsid w:val="3833B451"/>
    <w:rsid w:val="3849174D"/>
    <w:rsid w:val="385B1A57"/>
    <w:rsid w:val="38614CD1"/>
    <w:rsid w:val="3862B040"/>
    <w:rsid w:val="386DA81A"/>
    <w:rsid w:val="386EDBF1"/>
    <w:rsid w:val="386F8236"/>
    <w:rsid w:val="38725285"/>
    <w:rsid w:val="387600FE"/>
    <w:rsid w:val="3878276A"/>
    <w:rsid w:val="3878D46B"/>
    <w:rsid w:val="38864F44"/>
    <w:rsid w:val="38A708BE"/>
    <w:rsid w:val="38AE5F25"/>
    <w:rsid w:val="38B2A7DA"/>
    <w:rsid w:val="38B461F8"/>
    <w:rsid w:val="38BA9821"/>
    <w:rsid w:val="38CDDFE3"/>
    <w:rsid w:val="38CE6D5D"/>
    <w:rsid w:val="39030BA2"/>
    <w:rsid w:val="390D591E"/>
    <w:rsid w:val="390F8912"/>
    <w:rsid w:val="39266976"/>
    <w:rsid w:val="392A5AF8"/>
    <w:rsid w:val="392FC98B"/>
    <w:rsid w:val="39345422"/>
    <w:rsid w:val="393832F9"/>
    <w:rsid w:val="393AD111"/>
    <w:rsid w:val="3940EF83"/>
    <w:rsid w:val="3946F88A"/>
    <w:rsid w:val="3947303C"/>
    <w:rsid w:val="3959AF50"/>
    <w:rsid w:val="3962059C"/>
    <w:rsid w:val="39709382"/>
    <w:rsid w:val="39907924"/>
    <w:rsid w:val="399156B7"/>
    <w:rsid w:val="399B3DD1"/>
    <w:rsid w:val="39B0D92B"/>
    <w:rsid w:val="39BB9EE0"/>
    <w:rsid w:val="39BD87D5"/>
    <w:rsid w:val="39C0799F"/>
    <w:rsid w:val="39C1EC75"/>
    <w:rsid w:val="39CADF30"/>
    <w:rsid w:val="39D245B0"/>
    <w:rsid w:val="39E44C74"/>
    <w:rsid w:val="39E93B67"/>
    <w:rsid w:val="3A0A96F1"/>
    <w:rsid w:val="3A0CECDF"/>
    <w:rsid w:val="3A1373BA"/>
    <w:rsid w:val="3A14B4AB"/>
    <w:rsid w:val="3A21BE9E"/>
    <w:rsid w:val="3A30D0E0"/>
    <w:rsid w:val="3A31AEF5"/>
    <w:rsid w:val="3A328DEB"/>
    <w:rsid w:val="3A3B06B7"/>
    <w:rsid w:val="3A5387DF"/>
    <w:rsid w:val="3A5F1037"/>
    <w:rsid w:val="3A6F124A"/>
    <w:rsid w:val="3A6FA5C3"/>
    <w:rsid w:val="3A7FBD67"/>
    <w:rsid w:val="3A83E6C1"/>
    <w:rsid w:val="3A9CA45B"/>
    <w:rsid w:val="3A9D64F9"/>
    <w:rsid w:val="3AA91CD2"/>
    <w:rsid w:val="3AACB906"/>
    <w:rsid w:val="3ABDE2C7"/>
    <w:rsid w:val="3AC426D5"/>
    <w:rsid w:val="3AC80A55"/>
    <w:rsid w:val="3ACB695E"/>
    <w:rsid w:val="3ACBDE46"/>
    <w:rsid w:val="3AD97A7E"/>
    <w:rsid w:val="3AE35A6F"/>
    <w:rsid w:val="3AFE2634"/>
    <w:rsid w:val="3B08581A"/>
    <w:rsid w:val="3B179F9B"/>
    <w:rsid w:val="3B1EB2D9"/>
    <w:rsid w:val="3B30ECF0"/>
    <w:rsid w:val="3B335966"/>
    <w:rsid w:val="3B3DF680"/>
    <w:rsid w:val="3B417D86"/>
    <w:rsid w:val="3B5045B1"/>
    <w:rsid w:val="3B52381E"/>
    <w:rsid w:val="3B543FC6"/>
    <w:rsid w:val="3B58F0CF"/>
    <w:rsid w:val="3B58FBD1"/>
    <w:rsid w:val="3B5C1820"/>
    <w:rsid w:val="3B655A90"/>
    <w:rsid w:val="3B862682"/>
    <w:rsid w:val="3B9EA3C4"/>
    <w:rsid w:val="3BB21E58"/>
    <w:rsid w:val="3BBD78AE"/>
    <w:rsid w:val="3BBD81CC"/>
    <w:rsid w:val="3BD9EE41"/>
    <w:rsid w:val="3BECD58C"/>
    <w:rsid w:val="3BF71975"/>
    <w:rsid w:val="3BFA71F7"/>
    <w:rsid w:val="3C096701"/>
    <w:rsid w:val="3C1A9A71"/>
    <w:rsid w:val="3C1E91A0"/>
    <w:rsid w:val="3C4492E6"/>
    <w:rsid w:val="3C8041DD"/>
    <w:rsid w:val="3C806DA5"/>
    <w:rsid w:val="3C822740"/>
    <w:rsid w:val="3C8593ED"/>
    <w:rsid w:val="3C93656D"/>
    <w:rsid w:val="3CB572B2"/>
    <w:rsid w:val="3CE5AD7F"/>
    <w:rsid w:val="3CEAE14E"/>
    <w:rsid w:val="3D1F51A4"/>
    <w:rsid w:val="3D24C737"/>
    <w:rsid w:val="3D4F3BEE"/>
    <w:rsid w:val="3D5AA717"/>
    <w:rsid w:val="3D5C84A3"/>
    <w:rsid w:val="3D5F0A7F"/>
    <w:rsid w:val="3D604975"/>
    <w:rsid w:val="3D7023DD"/>
    <w:rsid w:val="3D7EFB35"/>
    <w:rsid w:val="3D90B4FC"/>
    <w:rsid w:val="3DA0BED2"/>
    <w:rsid w:val="3DA2B79D"/>
    <w:rsid w:val="3DDCF2D2"/>
    <w:rsid w:val="3DE14C2C"/>
    <w:rsid w:val="3DEDE6EA"/>
    <w:rsid w:val="3DEE3BBB"/>
    <w:rsid w:val="3E1A41E8"/>
    <w:rsid w:val="3E21A3FC"/>
    <w:rsid w:val="3E6125D0"/>
    <w:rsid w:val="3E7F11E2"/>
    <w:rsid w:val="3E82ED44"/>
    <w:rsid w:val="3E872D81"/>
    <w:rsid w:val="3E942C3B"/>
    <w:rsid w:val="3ECC73BE"/>
    <w:rsid w:val="3ED20C5F"/>
    <w:rsid w:val="3ED70733"/>
    <w:rsid w:val="3EDB4515"/>
    <w:rsid w:val="3EE33753"/>
    <w:rsid w:val="3EE7273A"/>
    <w:rsid w:val="3EEC6282"/>
    <w:rsid w:val="3EF075CA"/>
    <w:rsid w:val="3F13CAF2"/>
    <w:rsid w:val="3F1CE96C"/>
    <w:rsid w:val="3F43D72A"/>
    <w:rsid w:val="3F4A7B80"/>
    <w:rsid w:val="3F4D83D5"/>
    <w:rsid w:val="3F61E34B"/>
    <w:rsid w:val="3F768E1A"/>
    <w:rsid w:val="3F82DD64"/>
    <w:rsid w:val="3F98D183"/>
    <w:rsid w:val="3FDD5876"/>
    <w:rsid w:val="3FF526D2"/>
    <w:rsid w:val="400E6CFC"/>
    <w:rsid w:val="401BA9D2"/>
    <w:rsid w:val="4020A2F2"/>
    <w:rsid w:val="40374637"/>
    <w:rsid w:val="403C6170"/>
    <w:rsid w:val="403E1E4A"/>
    <w:rsid w:val="40422308"/>
    <w:rsid w:val="404D356C"/>
    <w:rsid w:val="4053003F"/>
    <w:rsid w:val="40599491"/>
    <w:rsid w:val="405DF6FB"/>
    <w:rsid w:val="405E9D76"/>
    <w:rsid w:val="406B7DB7"/>
    <w:rsid w:val="4084EA03"/>
    <w:rsid w:val="408ED751"/>
    <w:rsid w:val="4098A0E3"/>
    <w:rsid w:val="409AD1A9"/>
    <w:rsid w:val="40ABE3D2"/>
    <w:rsid w:val="40BC1AAF"/>
    <w:rsid w:val="40C1C7E5"/>
    <w:rsid w:val="40C297A0"/>
    <w:rsid w:val="40C7A152"/>
    <w:rsid w:val="40CC308C"/>
    <w:rsid w:val="40E7DC92"/>
    <w:rsid w:val="40F5C3F1"/>
    <w:rsid w:val="40FBF0DD"/>
    <w:rsid w:val="41002D24"/>
    <w:rsid w:val="41148ED7"/>
    <w:rsid w:val="4114BB89"/>
    <w:rsid w:val="41215CD7"/>
    <w:rsid w:val="41368AE4"/>
    <w:rsid w:val="41464ED8"/>
    <w:rsid w:val="4149744D"/>
    <w:rsid w:val="41500455"/>
    <w:rsid w:val="41659024"/>
    <w:rsid w:val="4168A8A5"/>
    <w:rsid w:val="416FD5F5"/>
    <w:rsid w:val="416FDA2C"/>
    <w:rsid w:val="41728821"/>
    <w:rsid w:val="41786B38"/>
    <w:rsid w:val="4199AE30"/>
    <w:rsid w:val="419F98DB"/>
    <w:rsid w:val="41C8CB29"/>
    <w:rsid w:val="41CCD727"/>
    <w:rsid w:val="41D68279"/>
    <w:rsid w:val="41DD4F91"/>
    <w:rsid w:val="41E03002"/>
    <w:rsid w:val="41E178E6"/>
    <w:rsid w:val="41F288D5"/>
    <w:rsid w:val="41F8AFDD"/>
    <w:rsid w:val="420B16BB"/>
    <w:rsid w:val="42126F52"/>
    <w:rsid w:val="42223964"/>
    <w:rsid w:val="42229EEB"/>
    <w:rsid w:val="42242161"/>
    <w:rsid w:val="422A11C4"/>
    <w:rsid w:val="42325BA5"/>
    <w:rsid w:val="42339ECC"/>
    <w:rsid w:val="42431FAB"/>
    <w:rsid w:val="42433F92"/>
    <w:rsid w:val="42481BFE"/>
    <w:rsid w:val="424E9F95"/>
    <w:rsid w:val="4258C99C"/>
    <w:rsid w:val="42691927"/>
    <w:rsid w:val="427F4309"/>
    <w:rsid w:val="429181CD"/>
    <w:rsid w:val="42BCC47A"/>
    <w:rsid w:val="42CC19A2"/>
    <w:rsid w:val="42E1A996"/>
    <w:rsid w:val="42E6A821"/>
    <w:rsid w:val="430C3A50"/>
    <w:rsid w:val="43135434"/>
    <w:rsid w:val="43252E8F"/>
    <w:rsid w:val="4332CCFF"/>
    <w:rsid w:val="435DCE2B"/>
    <w:rsid w:val="43631253"/>
    <w:rsid w:val="43693A1E"/>
    <w:rsid w:val="436B3C5A"/>
    <w:rsid w:val="437ED78F"/>
    <w:rsid w:val="43811540"/>
    <w:rsid w:val="4392F7DD"/>
    <w:rsid w:val="439600BB"/>
    <w:rsid w:val="43C9F91B"/>
    <w:rsid w:val="43CCA35B"/>
    <w:rsid w:val="43CD41F7"/>
    <w:rsid w:val="43CED22B"/>
    <w:rsid w:val="43CF3F9A"/>
    <w:rsid w:val="43E94F90"/>
    <w:rsid w:val="43F01AB1"/>
    <w:rsid w:val="43F3B055"/>
    <w:rsid w:val="43F88FA2"/>
    <w:rsid w:val="44163872"/>
    <w:rsid w:val="441B0808"/>
    <w:rsid w:val="4425B40C"/>
    <w:rsid w:val="44301E47"/>
    <w:rsid w:val="44372588"/>
    <w:rsid w:val="44498673"/>
    <w:rsid w:val="444DB0A0"/>
    <w:rsid w:val="446CB8DF"/>
    <w:rsid w:val="4483A8A0"/>
    <w:rsid w:val="4488DC10"/>
    <w:rsid w:val="448A7D16"/>
    <w:rsid w:val="448C9116"/>
    <w:rsid w:val="44938F4A"/>
    <w:rsid w:val="44A4800D"/>
    <w:rsid w:val="44B3FA5E"/>
    <w:rsid w:val="44CF716D"/>
    <w:rsid w:val="44D97A98"/>
    <w:rsid w:val="44E0551C"/>
    <w:rsid w:val="44F151BB"/>
    <w:rsid w:val="44F688C3"/>
    <w:rsid w:val="44F68FEB"/>
    <w:rsid w:val="44FF65AE"/>
    <w:rsid w:val="450598E9"/>
    <w:rsid w:val="45392F8C"/>
    <w:rsid w:val="453E3468"/>
    <w:rsid w:val="453E8305"/>
    <w:rsid w:val="454B1210"/>
    <w:rsid w:val="45591E56"/>
    <w:rsid w:val="4559D5DD"/>
    <w:rsid w:val="455BF6D4"/>
    <w:rsid w:val="45830F72"/>
    <w:rsid w:val="4593445E"/>
    <w:rsid w:val="459B8649"/>
    <w:rsid w:val="45BE831A"/>
    <w:rsid w:val="45CCF596"/>
    <w:rsid w:val="45E26636"/>
    <w:rsid w:val="45E407C6"/>
    <w:rsid w:val="45EBF5DF"/>
    <w:rsid w:val="45F4D0AA"/>
    <w:rsid w:val="45F69A1C"/>
    <w:rsid w:val="45FD0C40"/>
    <w:rsid w:val="462247A5"/>
    <w:rsid w:val="462BA1A2"/>
    <w:rsid w:val="462BAAE1"/>
    <w:rsid w:val="462D7B4A"/>
    <w:rsid w:val="46343E18"/>
    <w:rsid w:val="4635138C"/>
    <w:rsid w:val="46387BA0"/>
    <w:rsid w:val="4649B444"/>
    <w:rsid w:val="46525E3A"/>
    <w:rsid w:val="467CBA4A"/>
    <w:rsid w:val="46893378"/>
    <w:rsid w:val="468E4A20"/>
    <w:rsid w:val="468E4F41"/>
    <w:rsid w:val="469BF0D1"/>
    <w:rsid w:val="46BA26F3"/>
    <w:rsid w:val="46CC9192"/>
    <w:rsid w:val="46E14232"/>
    <w:rsid w:val="46F3CD49"/>
    <w:rsid w:val="46F608F1"/>
    <w:rsid w:val="471E0533"/>
    <w:rsid w:val="474AE224"/>
    <w:rsid w:val="474BE382"/>
    <w:rsid w:val="4750AE94"/>
    <w:rsid w:val="475F0221"/>
    <w:rsid w:val="47690C02"/>
    <w:rsid w:val="47733CB9"/>
    <w:rsid w:val="478156D4"/>
    <w:rsid w:val="4785327C"/>
    <w:rsid w:val="47A6C646"/>
    <w:rsid w:val="47D07978"/>
    <w:rsid w:val="47D5DE9E"/>
    <w:rsid w:val="480258E2"/>
    <w:rsid w:val="48110739"/>
    <w:rsid w:val="48228AA6"/>
    <w:rsid w:val="483C8EAF"/>
    <w:rsid w:val="4844304B"/>
    <w:rsid w:val="484601D2"/>
    <w:rsid w:val="485078E9"/>
    <w:rsid w:val="48615542"/>
    <w:rsid w:val="48888601"/>
    <w:rsid w:val="48A07B16"/>
    <w:rsid w:val="48A1EEA4"/>
    <w:rsid w:val="48BE8629"/>
    <w:rsid w:val="48C07165"/>
    <w:rsid w:val="48D1C367"/>
    <w:rsid w:val="48DA47F3"/>
    <w:rsid w:val="48E678AD"/>
    <w:rsid w:val="48EE26E3"/>
    <w:rsid w:val="48F42F28"/>
    <w:rsid w:val="48F4CE6B"/>
    <w:rsid w:val="48FE8EAC"/>
    <w:rsid w:val="490D8579"/>
    <w:rsid w:val="490E8199"/>
    <w:rsid w:val="49377B11"/>
    <w:rsid w:val="493C389F"/>
    <w:rsid w:val="493E70A4"/>
    <w:rsid w:val="493F0F73"/>
    <w:rsid w:val="4945B38B"/>
    <w:rsid w:val="4948339A"/>
    <w:rsid w:val="49484100"/>
    <w:rsid w:val="494FF9CF"/>
    <w:rsid w:val="496A0E80"/>
    <w:rsid w:val="498888E9"/>
    <w:rsid w:val="4988BC16"/>
    <w:rsid w:val="49981103"/>
    <w:rsid w:val="499F9949"/>
    <w:rsid w:val="49A098EA"/>
    <w:rsid w:val="49A6ED52"/>
    <w:rsid w:val="49B24C9C"/>
    <w:rsid w:val="49C01608"/>
    <w:rsid w:val="49C188BB"/>
    <w:rsid w:val="49D047E1"/>
    <w:rsid w:val="49D4C010"/>
    <w:rsid w:val="49E0CFA6"/>
    <w:rsid w:val="49FE3CAB"/>
    <w:rsid w:val="4A05C478"/>
    <w:rsid w:val="4A06DB77"/>
    <w:rsid w:val="4A0925C9"/>
    <w:rsid w:val="4A0D3DE1"/>
    <w:rsid w:val="4A176B28"/>
    <w:rsid w:val="4A224C5C"/>
    <w:rsid w:val="4A2A7366"/>
    <w:rsid w:val="4A329683"/>
    <w:rsid w:val="4A370D64"/>
    <w:rsid w:val="4A3F360C"/>
    <w:rsid w:val="4A4B17AE"/>
    <w:rsid w:val="4A5046FF"/>
    <w:rsid w:val="4A5BF1A3"/>
    <w:rsid w:val="4A670CE3"/>
    <w:rsid w:val="4A6D648B"/>
    <w:rsid w:val="4A9EBECB"/>
    <w:rsid w:val="4AA15A89"/>
    <w:rsid w:val="4AAAE5C0"/>
    <w:rsid w:val="4AAB50A1"/>
    <w:rsid w:val="4AC13DC0"/>
    <w:rsid w:val="4AEC4A30"/>
    <w:rsid w:val="4AF26A91"/>
    <w:rsid w:val="4B05CE7E"/>
    <w:rsid w:val="4B10CA7F"/>
    <w:rsid w:val="4B19EF81"/>
    <w:rsid w:val="4B1E55E0"/>
    <w:rsid w:val="4B1E591F"/>
    <w:rsid w:val="4B201F06"/>
    <w:rsid w:val="4B3BBE00"/>
    <w:rsid w:val="4B50C08C"/>
    <w:rsid w:val="4B536BE4"/>
    <w:rsid w:val="4B7CCD07"/>
    <w:rsid w:val="4B891771"/>
    <w:rsid w:val="4B8D9A8C"/>
    <w:rsid w:val="4B9FDBB0"/>
    <w:rsid w:val="4BB6B68B"/>
    <w:rsid w:val="4BD03E72"/>
    <w:rsid w:val="4BD0C5FD"/>
    <w:rsid w:val="4BEDDB43"/>
    <w:rsid w:val="4BF365A2"/>
    <w:rsid w:val="4C1A573C"/>
    <w:rsid w:val="4C335939"/>
    <w:rsid w:val="4C402E28"/>
    <w:rsid w:val="4C432B36"/>
    <w:rsid w:val="4C56BD7A"/>
    <w:rsid w:val="4C71B5E5"/>
    <w:rsid w:val="4C78B02C"/>
    <w:rsid w:val="4C819E17"/>
    <w:rsid w:val="4C832E66"/>
    <w:rsid w:val="4C8579AE"/>
    <w:rsid w:val="4C89289F"/>
    <w:rsid w:val="4C9C1163"/>
    <w:rsid w:val="4CA2C833"/>
    <w:rsid w:val="4CB3ECDB"/>
    <w:rsid w:val="4CC6F3BB"/>
    <w:rsid w:val="4CDD99DB"/>
    <w:rsid w:val="4CDFE1C3"/>
    <w:rsid w:val="4CFC3EB5"/>
    <w:rsid w:val="4CFF83A3"/>
    <w:rsid w:val="4D14238D"/>
    <w:rsid w:val="4D1BE760"/>
    <w:rsid w:val="4D21855B"/>
    <w:rsid w:val="4D279DD9"/>
    <w:rsid w:val="4D361F57"/>
    <w:rsid w:val="4D36436A"/>
    <w:rsid w:val="4D4FF70F"/>
    <w:rsid w:val="4D67154B"/>
    <w:rsid w:val="4D692D77"/>
    <w:rsid w:val="4D774410"/>
    <w:rsid w:val="4D7C3F06"/>
    <w:rsid w:val="4D844C98"/>
    <w:rsid w:val="4D85E78A"/>
    <w:rsid w:val="4D8D0766"/>
    <w:rsid w:val="4DA1A7CD"/>
    <w:rsid w:val="4DA66ADE"/>
    <w:rsid w:val="4DB080A1"/>
    <w:rsid w:val="4DBC4C05"/>
    <w:rsid w:val="4DD53D5F"/>
    <w:rsid w:val="4DD7C772"/>
    <w:rsid w:val="4DE237D2"/>
    <w:rsid w:val="4DE33F6C"/>
    <w:rsid w:val="4DE4FB70"/>
    <w:rsid w:val="4DE71F87"/>
    <w:rsid w:val="4DE9FCD3"/>
    <w:rsid w:val="4DEDB34D"/>
    <w:rsid w:val="4DEFD378"/>
    <w:rsid w:val="4E07F2E5"/>
    <w:rsid w:val="4E2702E7"/>
    <w:rsid w:val="4E31CCE9"/>
    <w:rsid w:val="4E6A3AF7"/>
    <w:rsid w:val="4E73347E"/>
    <w:rsid w:val="4E86AEE7"/>
    <w:rsid w:val="4E9C01C3"/>
    <w:rsid w:val="4EA8AC45"/>
    <w:rsid w:val="4EB49AF8"/>
    <w:rsid w:val="4ECA4054"/>
    <w:rsid w:val="4ECDCC96"/>
    <w:rsid w:val="4ED6D5EA"/>
    <w:rsid w:val="4EDCA00E"/>
    <w:rsid w:val="4EED9E1C"/>
    <w:rsid w:val="4EEFD32E"/>
    <w:rsid w:val="4EF626FC"/>
    <w:rsid w:val="4EF6B5F2"/>
    <w:rsid w:val="4EFEAE27"/>
    <w:rsid w:val="4F1103F7"/>
    <w:rsid w:val="4F1C6366"/>
    <w:rsid w:val="4F34287C"/>
    <w:rsid w:val="4F364DD5"/>
    <w:rsid w:val="4F3F9C8F"/>
    <w:rsid w:val="4F4663B8"/>
    <w:rsid w:val="4F58BB94"/>
    <w:rsid w:val="4F5E158A"/>
    <w:rsid w:val="4F64F132"/>
    <w:rsid w:val="4F65DA3D"/>
    <w:rsid w:val="4F81992E"/>
    <w:rsid w:val="4F976F89"/>
    <w:rsid w:val="4FA286BE"/>
    <w:rsid w:val="4FAECDB3"/>
    <w:rsid w:val="4FF254B5"/>
    <w:rsid w:val="50173995"/>
    <w:rsid w:val="501AA906"/>
    <w:rsid w:val="502DED55"/>
    <w:rsid w:val="502EFE91"/>
    <w:rsid w:val="504F76ED"/>
    <w:rsid w:val="5064DE5B"/>
    <w:rsid w:val="507438C5"/>
    <w:rsid w:val="50843F74"/>
    <w:rsid w:val="5088C737"/>
    <w:rsid w:val="5099EB32"/>
    <w:rsid w:val="509A2F79"/>
    <w:rsid w:val="50A922BF"/>
    <w:rsid w:val="50B4E9CE"/>
    <w:rsid w:val="50D44D40"/>
    <w:rsid w:val="512512B4"/>
    <w:rsid w:val="512551A6"/>
    <w:rsid w:val="512CB578"/>
    <w:rsid w:val="51353153"/>
    <w:rsid w:val="5136D62F"/>
    <w:rsid w:val="5139905B"/>
    <w:rsid w:val="5141FB49"/>
    <w:rsid w:val="515AA1D5"/>
    <w:rsid w:val="515DBEBB"/>
    <w:rsid w:val="515FE24A"/>
    <w:rsid w:val="516BE84D"/>
    <w:rsid w:val="517197A8"/>
    <w:rsid w:val="518A27B2"/>
    <w:rsid w:val="518C54DC"/>
    <w:rsid w:val="51B1DF6D"/>
    <w:rsid w:val="51DA23B1"/>
    <w:rsid w:val="51DDA77D"/>
    <w:rsid w:val="51DFA310"/>
    <w:rsid w:val="51E049F0"/>
    <w:rsid w:val="51E45B7B"/>
    <w:rsid w:val="51EA63EC"/>
    <w:rsid w:val="51EB7010"/>
    <w:rsid w:val="51F1DEBD"/>
    <w:rsid w:val="5211B796"/>
    <w:rsid w:val="521D3166"/>
    <w:rsid w:val="521F3E46"/>
    <w:rsid w:val="522EADA0"/>
    <w:rsid w:val="5238102C"/>
    <w:rsid w:val="52418D9A"/>
    <w:rsid w:val="52603993"/>
    <w:rsid w:val="5273E117"/>
    <w:rsid w:val="5283CE10"/>
    <w:rsid w:val="528880D2"/>
    <w:rsid w:val="5290A9DC"/>
    <w:rsid w:val="5296324C"/>
    <w:rsid w:val="529A6ADE"/>
    <w:rsid w:val="52A355B7"/>
    <w:rsid w:val="52A39E27"/>
    <w:rsid w:val="52ACACE0"/>
    <w:rsid w:val="52B4D5F1"/>
    <w:rsid w:val="52B8C547"/>
    <w:rsid w:val="52C0AB2D"/>
    <w:rsid w:val="52C7E695"/>
    <w:rsid w:val="52CA864C"/>
    <w:rsid w:val="52CDE181"/>
    <w:rsid w:val="52D8F465"/>
    <w:rsid w:val="52EA040A"/>
    <w:rsid w:val="52EDC358"/>
    <w:rsid w:val="530FA608"/>
    <w:rsid w:val="53391A95"/>
    <w:rsid w:val="5342BD4A"/>
    <w:rsid w:val="5366E99B"/>
    <w:rsid w:val="53778CE3"/>
    <w:rsid w:val="5386C4C6"/>
    <w:rsid w:val="5389057C"/>
    <w:rsid w:val="538D5860"/>
    <w:rsid w:val="5392E2D3"/>
    <w:rsid w:val="53A6574A"/>
    <w:rsid w:val="53AFDCFC"/>
    <w:rsid w:val="53B59933"/>
    <w:rsid w:val="53D984D5"/>
    <w:rsid w:val="53FCD8DC"/>
    <w:rsid w:val="540889EE"/>
    <w:rsid w:val="54120893"/>
    <w:rsid w:val="541BCA6B"/>
    <w:rsid w:val="54208471"/>
    <w:rsid w:val="5428DAEA"/>
    <w:rsid w:val="542CC425"/>
    <w:rsid w:val="54373F66"/>
    <w:rsid w:val="5440BF5C"/>
    <w:rsid w:val="54476F71"/>
    <w:rsid w:val="544AE4E2"/>
    <w:rsid w:val="544B5DC6"/>
    <w:rsid w:val="5475D1B6"/>
    <w:rsid w:val="547F1A6A"/>
    <w:rsid w:val="548A2E8F"/>
    <w:rsid w:val="548BD2E0"/>
    <w:rsid w:val="548CFC0C"/>
    <w:rsid w:val="5495EE28"/>
    <w:rsid w:val="54969F69"/>
    <w:rsid w:val="54B7A58B"/>
    <w:rsid w:val="54CB79CB"/>
    <w:rsid w:val="54D62DAF"/>
    <w:rsid w:val="54E2C8DA"/>
    <w:rsid w:val="5504A0CA"/>
    <w:rsid w:val="550C3E24"/>
    <w:rsid w:val="5520FE57"/>
    <w:rsid w:val="552E2E48"/>
    <w:rsid w:val="55315BB1"/>
    <w:rsid w:val="5532ABC0"/>
    <w:rsid w:val="55425757"/>
    <w:rsid w:val="55466D2E"/>
    <w:rsid w:val="55476C7B"/>
    <w:rsid w:val="554D00DB"/>
    <w:rsid w:val="5555CF58"/>
    <w:rsid w:val="55756AB4"/>
    <w:rsid w:val="557AEE26"/>
    <w:rsid w:val="5581BAFC"/>
    <w:rsid w:val="55843126"/>
    <w:rsid w:val="5584BF59"/>
    <w:rsid w:val="558F70A5"/>
    <w:rsid w:val="55A00752"/>
    <w:rsid w:val="55C3DDFF"/>
    <w:rsid w:val="55FA5728"/>
    <w:rsid w:val="55FDDB6C"/>
    <w:rsid w:val="560DA7F6"/>
    <w:rsid w:val="561DCC0F"/>
    <w:rsid w:val="56293727"/>
    <w:rsid w:val="562E33FD"/>
    <w:rsid w:val="563402B1"/>
    <w:rsid w:val="563F7A2A"/>
    <w:rsid w:val="5643678D"/>
    <w:rsid w:val="56637DBB"/>
    <w:rsid w:val="56656CA0"/>
    <w:rsid w:val="5670ED4E"/>
    <w:rsid w:val="5679490C"/>
    <w:rsid w:val="567FFB1C"/>
    <w:rsid w:val="56AC25EE"/>
    <w:rsid w:val="56B2821E"/>
    <w:rsid w:val="56BE3210"/>
    <w:rsid w:val="56E15AD1"/>
    <w:rsid w:val="56E8C7C0"/>
    <w:rsid w:val="57078DA9"/>
    <w:rsid w:val="570F6424"/>
    <w:rsid w:val="57131F9A"/>
    <w:rsid w:val="572E33B8"/>
    <w:rsid w:val="57318BF6"/>
    <w:rsid w:val="574648C5"/>
    <w:rsid w:val="575FA208"/>
    <w:rsid w:val="57616DA1"/>
    <w:rsid w:val="576AB1A9"/>
    <w:rsid w:val="577186CB"/>
    <w:rsid w:val="57722638"/>
    <w:rsid w:val="577D42D6"/>
    <w:rsid w:val="578F1CDF"/>
    <w:rsid w:val="579263AA"/>
    <w:rsid w:val="5799B86B"/>
    <w:rsid w:val="57BEA458"/>
    <w:rsid w:val="57DC231C"/>
    <w:rsid w:val="57E7AAFA"/>
    <w:rsid w:val="580EAC97"/>
    <w:rsid w:val="581AB45B"/>
    <w:rsid w:val="581F2D10"/>
    <w:rsid w:val="5823A228"/>
    <w:rsid w:val="58267DC3"/>
    <w:rsid w:val="5838299A"/>
    <w:rsid w:val="58439EE2"/>
    <w:rsid w:val="5846D4CA"/>
    <w:rsid w:val="584E2844"/>
    <w:rsid w:val="58539344"/>
    <w:rsid w:val="585F8A60"/>
    <w:rsid w:val="589850BC"/>
    <w:rsid w:val="589EA941"/>
    <w:rsid w:val="58A491A1"/>
    <w:rsid w:val="58CEE2F2"/>
    <w:rsid w:val="58DBA0CF"/>
    <w:rsid w:val="58ED4A81"/>
    <w:rsid w:val="58FF1B65"/>
    <w:rsid w:val="58FF7815"/>
    <w:rsid w:val="5907B3DB"/>
    <w:rsid w:val="591A46EC"/>
    <w:rsid w:val="591C0B71"/>
    <w:rsid w:val="59253E21"/>
    <w:rsid w:val="59323608"/>
    <w:rsid w:val="596F295A"/>
    <w:rsid w:val="598938F0"/>
    <w:rsid w:val="5998D7B8"/>
    <w:rsid w:val="59BD0120"/>
    <w:rsid w:val="59C0D40C"/>
    <w:rsid w:val="59C493E8"/>
    <w:rsid w:val="59C62473"/>
    <w:rsid w:val="59EE082B"/>
    <w:rsid w:val="59EE09B8"/>
    <w:rsid w:val="59FB208F"/>
    <w:rsid w:val="59FEEC09"/>
    <w:rsid w:val="5A010418"/>
    <w:rsid w:val="5A07222C"/>
    <w:rsid w:val="5A2572A8"/>
    <w:rsid w:val="5A28AF7B"/>
    <w:rsid w:val="5A29253B"/>
    <w:rsid w:val="5A43D886"/>
    <w:rsid w:val="5A5302FC"/>
    <w:rsid w:val="5A553C22"/>
    <w:rsid w:val="5A68616D"/>
    <w:rsid w:val="5A68677B"/>
    <w:rsid w:val="5A7D7295"/>
    <w:rsid w:val="5A847A10"/>
    <w:rsid w:val="5A87DC0B"/>
    <w:rsid w:val="5A95D61C"/>
    <w:rsid w:val="5AA34D3C"/>
    <w:rsid w:val="5AB1F35B"/>
    <w:rsid w:val="5AB3B88A"/>
    <w:rsid w:val="5AC0EB61"/>
    <w:rsid w:val="5AC88878"/>
    <w:rsid w:val="5ACC34A0"/>
    <w:rsid w:val="5AD4D1D6"/>
    <w:rsid w:val="5AD69C71"/>
    <w:rsid w:val="5ADB0C96"/>
    <w:rsid w:val="5ADEE008"/>
    <w:rsid w:val="5AFE8B2E"/>
    <w:rsid w:val="5B04D753"/>
    <w:rsid w:val="5B0EF386"/>
    <w:rsid w:val="5B14E5A0"/>
    <w:rsid w:val="5B2E4593"/>
    <w:rsid w:val="5B307FC7"/>
    <w:rsid w:val="5B35D1C5"/>
    <w:rsid w:val="5B3EC505"/>
    <w:rsid w:val="5B52B171"/>
    <w:rsid w:val="5B5EB107"/>
    <w:rsid w:val="5B6A7F1E"/>
    <w:rsid w:val="5B75851F"/>
    <w:rsid w:val="5B75DF06"/>
    <w:rsid w:val="5B762128"/>
    <w:rsid w:val="5B91C417"/>
    <w:rsid w:val="5BA8E31C"/>
    <w:rsid w:val="5BB79D80"/>
    <w:rsid w:val="5BC61353"/>
    <w:rsid w:val="5BDBE92E"/>
    <w:rsid w:val="5BEEE3D6"/>
    <w:rsid w:val="5BF6BDB6"/>
    <w:rsid w:val="5BFA7FC8"/>
    <w:rsid w:val="5C052AAE"/>
    <w:rsid w:val="5C128A2E"/>
    <w:rsid w:val="5C296794"/>
    <w:rsid w:val="5C2BB6FE"/>
    <w:rsid w:val="5C6173E3"/>
    <w:rsid w:val="5C63EAC5"/>
    <w:rsid w:val="5C7AA990"/>
    <w:rsid w:val="5C90D67B"/>
    <w:rsid w:val="5C940447"/>
    <w:rsid w:val="5C9CD2CE"/>
    <w:rsid w:val="5CA555FF"/>
    <w:rsid w:val="5CA733A4"/>
    <w:rsid w:val="5CCB503D"/>
    <w:rsid w:val="5CD238DA"/>
    <w:rsid w:val="5CE8D9EC"/>
    <w:rsid w:val="5CED7C3D"/>
    <w:rsid w:val="5CEF7CAC"/>
    <w:rsid w:val="5CFEBBCC"/>
    <w:rsid w:val="5D094600"/>
    <w:rsid w:val="5D0C5C03"/>
    <w:rsid w:val="5D13A2FC"/>
    <w:rsid w:val="5D18770C"/>
    <w:rsid w:val="5D1AA015"/>
    <w:rsid w:val="5D2B2E17"/>
    <w:rsid w:val="5D4E0D50"/>
    <w:rsid w:val="5D70B33E"/>
    <w:rsid w:val="5D80006A"/>
    <w:rsid w:val="5D953D20"/>
    <w:rsid w:val="5D971F73"/>
    <w:rsid w:val="5D9937E4"/>
    <w:rsid w:val="5D998EE9"/>
    <w:rsid w:val="5D9EB604"/>
    <w:rsid w:val="5DA02F81"/>
    <w:rsid w:val="5DA612F3"/>
    <w:rsid w:val="5DA95145"/>
    <w:rsid w:val="5DAE7BA1"/>
    <w:rsid w:val="5DB1D8B2"/>
    <w:rsid w:val="5DC30A7F"/>
    <w:rsid w:val="5DC9034A"/>
    <w:rsid w:val="5DD0B3EC"/>
    <w:rsid w:val="5DD336EA"/>
    <w:rsid w:val="5DE00B31"/>
    <w:rsid w:val="5E0B91EE"/>
    <w:rsid w:val="5E26E2C3"/>
    <w:rsid w:val="5E38C4F4"/>
    <w:rsid w:val="5E43DD9D"/>
    <w:rsid w:val="5E5C8C77"/>
    <w:rsid w:val="5E6376D5"/>
    <w:rsid w:val="5E69F35A"/>
    <w:rsid w:val="5E6BCDE4"/>
    <w:rsid w:val="5E706DD0"/>
    <w:rsid w:val="5E83FA8C"/>
    <w:rsid w:val="5EA48683"/>
    <w:rsid w:val="5EA73936"/>
    <w:rsid w:val="5EB1E9D5"/>
    <w:rsid w:val="5EBE9FB3"/>
    <w:rsid w:val="5EC90394"/>
    <w:rsid w:val="5ED1CC42"/>
    <w:rsid w:val="5EDB6215"/>
    <w:rsid w:val="5EE2897F"/>
    <w:rsid w:val="5EE3EB0A"/>
    <w:rsid w:val="5EF3C3C2"/>
    <w:rsid w:val="5EF97DB7"/>
    <w:rsid w:val="5EFAEB8F"/>
    <w:rsid w:val="5F0194EC"/>
    <w:rsid w:val="5F06D7A9"/>
    <w:rsid w:val="5F0744CB"/>
    <w:rsid w:val="5F0B3DFE"/>
    <w:rsid w:val="5F10431F"/>
    <w:rsid w:val="5F22044A"/>
    <w:rsid w:val="5F234DF0"/>
    <w:rsid w:val="5F33081B"/>
    <w:rsid w:val="5F369AB9"/>
    <w:rsid w:val="5F3B2419"/>
    <w:rsid w:val="5F48B68D"/>
    <w:rsid w:val="5F6493E5"/>
    <w:rsid w:val="5F724B3C"/>
    <w:rsid w:val="5F75E731"/>
    <w:rsid w:val="5F772424"/>
    <w:rsid w:val="5F8E8C18"/>
    <w:rsid w:val="5F9E3624"/>
    <w:rsid w:val="5FA27D83"/>
    <w:rsid w:val="5FABC15B"/>
    <w:rsid w:val="5FB255AD"/>
    <w:rsid w:val="5FB452E4"/>
    <w:rsid w:val="5FB698B0"/>
    <w:rsid w:val="5FD88956"/>
    <w:rsid w:val="5FE679F7"/>
    <w:rsid w:val="5FECEB38"/>
    <w:rsid w:val="5FF8675D"/>
    <w:rsid w:val="5FFD7762"/>
    <w:rsid w:val="60023C0B"/>
    <w:rsid w:val="601A0C16"/>
    <w:rsid w:val="602B8FD6"/>
    <w:rsid w:val="6032B2F0"/>
    <w:rsid w:val="60387703"/>
    <w:rsid w:val="603917DB"/>
    <w:rsid w:val="604A1115"/>
    <w:rsid w:val="604C3710"/>
    <w:rsid w:val="604EF8C5"/>
    <w:rsid w:val="6059D877"/>
    <w:rsid w:val="6068788C"/>
    <w:rsid w:val="606EFF31"/>
    <w:rsid w:val="606F8165"/>
    <w:rsid w:val="608A10CA"/>
    <w:rsid w:val="609C62B5"/>
    <w:rsid w:val="60A8572E"/>
    <w:rsid w:val="60B1FAA7"/>
    <w:rsid w:val="60B6BEB9"/>
    <w:rsid w:val="60B9B905"/>
    <w:rsid w:val="60C0AB9A"/>
    <w:rsid w:val="60CB37E3"/>
    <w:rsid w:val="610962B8"/>
    <w:rsid w:val="613E81A4"/>
    <w:rsid w:val="614437F3"/>
    <w:rsid w:val="614ECF18"/>
    <w:rsid w:val="6154C889"/>
    <w:rsid w:val="616092F7"/>
    <w:rsid w:val="616F0DE4"/>
    <w:rsid w:val="61943415"/>
    <w:rsid w:val="61A55BE3"/>
    <w:rsid w:val="61C0BF93"/>
    <w:rsid w:val="61CA56A5"/>
    <w:rsid w:val="61D4CD51"/>
    <w:rsid w:val="61E3415F"/>
    <w:rsid w:val="61EC3178"/>
    <w:rsid w:val="61EE106A"/>
    <w:rsid w:val="61F12473"/>
    <w:rsid w:val="61FF3B3F"/>
    <w:rsid w:val="62098C52"/>
    <w:rsid w:val="621EAB47"/>
    <w:rsid w:val="622E61BC"/>
    <w:rsid w:val="622F90CC"/>
    <w:rsid w:val="6256D26B"/>
    <w:rsid w:val="62573DA7"/>
    <w:rsid w:val="625AA848"/>
    <w:rsid w:val="62618220"/>
    <w:rsid w:val="626FEAEC"/>
    <w:rsid w:val="6286D4A3"/>
    <w:rsid w:val="62AE1A94"/>
    <w:rsid w:val="62C82D45"/>
    <w:rsid w:val="62D2576F"/>
    <w:rsid w:val="62DE7149"/>
    <w:rsid w:val="62DF7C5A"/>
    <w:rsid w:val="62EA708F"/>
    <w:rsid w:val="62EC1358"/>
    <w:rsid w:val="62EDB428"/>
    <w:rsid w:val="62FFF40D"/>
    <w:rsid w:val="63090193"/>
    <w:rsid w:val="630B980F"/>
    <w:rsid w:val="630D1278"/>
    <w:rsid w:val="6328F692"/>
    <w:rsid w:val="632A2E8A"/>
    <w:rsid w:val="635135D1"/>
    <w:rsid w:val="636D5BE8"/>
    <w:rsid w:val="6378580D"/>
    <w:rsid w:val="63839208"/>
    <w:rsid w:val="63AF6086"/>
    <w:rsid w:val="63B7576C"/>
    <w:rsid w:val="63C664E7"/>
    <w:rsid w:val="63DC2368"/>
    <w:rsid w:val="63FF05B7"/>
    <w:rsid w:val="640EC7C7"/>
    <w:rsid w:val="6412365C"/>
    <w:rsid w:val="6419D393"/>
    <w:rsid w:val="6419DBDE"/>
    <w:rsid w:val="641C2039"/>
    <w:rsid w:val="6433716D"/>
    <w:rsid w:val="643F308A"/>
    <w:rsid w:val="6460734D"/>
    <w:rsid w:val="646984DF"/>
    <w:rsid w:val="646D0E91"/>
    <w:rsid w:val="64704C17"/>
    <w:rsid w:val="64719341"/>
    <w:rsid w:val="6475435E"/>
    <w:rsid w:val="647A801F"/>
    <w:rsid w:val="647E0EB0"/>
    <w:rsid w:val="6482E9D4"/>
    <w:rsid w:val="64837DA9"/>
    <w:rsid w:val="648AC03A"/>
    <w:rsid w:val="64947834"/>
    <w:rsid w:val="6498E4CE"/>
    <w:rsid w:val="64BC08FE"/>
    <w:rsid w:val="64CE9E79"/>
    <w:rsid w:val="64DB6C63"/>
    <w:rsid w:val="64E1FB5A"/>
    <w:rsid w:val="64E6C089"/>
    <w:rsid w:val="65026D60"/>
    <w:rsid w:val="650DE5C1"/>
    <w:rsid w:val="651389FC"/>
    <w:rsid w:val="6514D44B"/>
    <w:rsid w:val="651CA540"/>
    <w:rsid w:val="652D0743"/>
    <w:rsid w:val="653269E6"/>
    <w:rsid w:val="654301C1"/>
    <w:rsid w:val="6544DCEF"/>
    <w:rsid w:val="654DD93F"/>
    <w:rsid w:val="655040DB"/>
    <w:rsid w:val="655BDC03"/>
    <w:rsid w:val="655EEA56"/>
    <w:rsid w:val="6567EF14"/>
    <w:rsid w:val="657407CB"/>
    <w:rsid w:val="657CE0B8"/>
    <w:rsid w:val="65AC57A0"/>
    <w:rsid w:val="65B1778F"/>
    <w:rsid w:val="65C5A360"/>
    <w:rsid w:val="65D73569"/>
    <w:rsid w:val="65D97D49"/>
    <w:rsid w:val="65E381B5"/>
    <w:rsid w:val="65EE0892"/>
    <w:rsid w:val="65F5D455"/>
    <w:rsid w:val="65FA11F5"/>
    <w:rsid w:val="6600A4BF"/>
    <w:rsid w:val="6603329E"/>
    <w:rsid w:val="660F5917"/>
    <w:rsid w:val="66417602"/>
    <w:rsid w:val="6651FAEC"/>
    <w:rsid w:val="6662CE9B"/>
    <w:rsid w:val="66638505"/>
    <w:rsid w:val="666864C3"/>
    <w:rsid w:val="6668E808"/>
    <w:rsid w:val="66834164"/>
    <w:rsid w:val="6687D6CA"/>
    <w:rsid w:val="668F4D99"/>
    <w:rsid w:val="66972102"/>
    <w:rsid w:val="66B419A7"/>
    <w:rsid w:val="66C3768F"/>
    <w:rsid w:val="66CFCF52"/>
    <w:rsid w:val="66D93687"/>
    <w:rsid w:val="66E92DC5"/>
    <w:rsid w:val="66EE43B5"/>
    <w:rsid w:val="66F08CB6"/>
    <w:rsid w:val="66F76E47"/>
    <w:rsid w:val="6705C2BD"/>
    <w:rsid w:val="6706F267"/>
    <w:rsid w:val="67216570"/>
    <w:rsid w:val="67249548"/>
    <w:rsid w:val="673D7A1C"/>
    <w:rsid w:val="67559E89"/>
    <w:rsid w:val="675ACEB6"/>
    <w:rsid w:val="676A31C7"/>
    <w:rsid w:val="67745DCB"/>
    <w:rsid w:val="677B08D4"/>
    <w:rsid w:val="67869E77"/>
    <w:rsid w:val="678F7B0F"/>
    <w:rsid w:val="679A36CE"/>
    <w:rsid w:val="67A13D28"/>
    <w:rsid w:val="67A2665B"/>
    <w:rsid w:val="67A97D38"/>
    <w:rsid w:val="67AFA1E5"/>
    <w:rsid w:val="67BD1990"/>
    <w:rsid w:val="67C476D3"/>
    <w:rsid w:val="67DBEE55"/>
    <w:rsid w:val="67EB4E8B"/>
    <w:rsid w:val="67ED77C7"/>
    <w:rsid w:val="67FC8DA5"/>
    <w:rsid w:val="680592A3"/>
    <w:rsid w:val="6826BB02"/>
    <w:rsid w:val="68297CCC"/>
    <w:rsid w:val="686C0E5A"/>
    <w:rsid w:val="686E5C86"/>
    <w:rsid w:val="6870BF02"/>
    <w:rsid w:val="6882FEB4"/>
    <w:rsid w:val="688ADA92"/>
    <w:rsid w:val="689147F5"/>
    <w:rsid w:val="689DD2AB"/>
    <w:rsid w:val="68A48E2B"/>
    <w:rsid w:val="68AE0529"/>
    <w:rsid w:val="68C028B8"/>
    <w:rsid w:val="68C5A209"/>
    <w:rsid w:val="68D67FC7"/>
    <w:rsid w:val="68E1FA71"/>
    <w:rsid w:val="68E65486"/>
    <w:rsid w:val="68EA984A"/>
    <w:rsid w:val="68EE2262"/>
    <w:rsid w:val="68F2FD76"/>
    <w:rsid w:val="68FAE981"/>
    <w:rsid w:val="6905B9F2"/>
    <w:rsid w:val="6909A6A1"/>
    <w:rsid w:val="6911407C"/>
    <w:rsid w:val="6912C998"/>
    <w:rsid w:val="6915CC86"/>
    <w:rsid w:val="6933D8A8"/>
    <w:rsid w:val="69542F05"/>
    <w:rsid w:val="695CBA70"/>
    <w:rsid w:val="69669C91"/>
    <w:rsid w:val="69A87ECE"/>
    <w:rsid w:val="69C3A848"/>
    <w:rsid w:val="69C51CC6"/>
    <w:rsid w:val="69DA9D88"/>
    <w:rsid w:val="69E7FE91"/>
    <w:rsid w:val="69F86F4B"/>
    <w:rsid w:val="6A196071"/>
    <w:rsid w:val="6A25B364"/>
    <w:rsid w:val="6A334202"/>
    <w:rsid w:val="6A3DFBF5"/>
    <w:rsid w:val="6A40D9B9"/>
    <w:rsid w:val="6A730600"/>
    <w:rsid w:val="6A8DE983"/>
    <w:rsid w:val="6A963B22"/>
    <w:rsid w:val="6A9E031E"/>
    <w:rsid w:val="6AA403F1"/>
    <w:rsid w:val="6AA68E8C"/>
    <w:rsid w:val="6AA8F55B"/>
    <w:rsid w:val="6AAC0A62"/>
    <w:rsid w:val="6AAFAEA4"/>
    <w:rsid w:val="6ABED2EA"/>
    <w:rsid w:val="6AC2A24B"/>
    <w:rsid w:val="6AD53A16"/>
    <w:rsid w:val="6ADEFBF9"/>
    <w:rsid w:val="6AE1879A"/>
    <w:rsid w:val="6AF6DBE3"/>
    <w:rsid w:val="6AF80080"/>
    <w:rsid w:val="6B0801BF"/>
    <w:rsid w:val="6B1BF049"/>
    <w:rsid w:val="6B21B639"/>
    <w:rsid w:val="6B327D36"/>
    <w:rsid w:val="6B40589E"/>
    <w:rsid w:val="6B48E7C5"/>
    <w:rsid w:val="6B55E85C"/>
    <w:rsid w:val="6B59B069"/>
    <w:rsid w:val="6B60A73A"/>
    <w:rsid w:val="6B61B388"/>
    <w:rsid w:val="6B6A48CB"/>
    <w:rsid w:val="6B6B625E"/>
    <w:rsid w:val="6B730715"/>
    <w:rsid w:val="6B814C54"/>
    <w:rsid w:val="6B815CCC"/>
    <w:rsid w:val="6B8584CD"/>
    <w:rsid w:val="6B88A875"/>
    <w:rsid w:val="6B8C2DBD"/>
    <w:rsid w:val="6B8C5CB1"/>
    <w:rsid w:val="6B8EE80F"/>
    <w:rsid w:val="6B9A9865"/>
    <w:rsid w:val="6BA5C3B7"/>
    <w:rsid w:val="6BA80BE4"/>
    <w:rsid w:val="6BC27F2A"/>
    <w:rsid w:val="6BC69A47"/>
    <w:rsid w:val="6BCA760B"/>
    <w:rsid w:val="6BD6D1C1"/>
    <w:rsid w:val="6BEAE805"/>
    <w:rsid w:val="6BF05B0C"/>
    <w:rsid w:val="6C13A1F9"/>
    <w:rsid w:val="6C140D6F"/>
    <w:rsid w:val="6C1E84DD"/>
    <w:rsid w:val="6C4CCA12"/>
    <w:rsid w:val="6C570D44"/>
    <w:rsid w:val="6C60E4F2"/>
    <w:rsid w:val="6C6251F0"/>
    <w:rsid w:val="6C7F331E"/>
    <w:rsid w:val="6C84BA4E"/>
    <w:rsid w:val="6C865EA7"/>
    <w:rsid w:val="6C8A40A7"/>
    <w:rsid w:val="6C96B916"/>
    <w:rsid w:val="6C986D03"/>
    <w:rsid w:val="6CA9164C"/>
    <w:rsid w:val="6CB273BA"/>
    <w:rsid w:val="6CC91E33"/>
    <w:rsid w:val="6CD4CA32"/>
    <w:rsid w:val="6CEDBD34"/>
    <w:rsid w:val="6D00D0BC"/>
    <w:rsid w:val="6D00ED97"/>
    <w:rsid w:val="6D1BFCE9"/>
    <w:rsid w:val="6D1F6A23"/>
    <w:rsid w:val="6D21BF37"/>
    <w:rsid w:val="6D26ADBA"/>
    <w:rsid w:val="6D3AF433"/>
    <w:rsid w:val="6D3EE695"/>
    <w:rsid w:val="6D553B93"/>
    <w:rsid w:val="6D580EC0"/>
    <w:rsid w:val="6D5A48CE"/>
    <w:rsid w:val="6D6B73B3"/>
    <w:rsid w:val="6D6F3713"/>
    <w:rsid w:val="6D860805"/>
    <w:rsid w:val="6D8E9C72"/>
    <w:rsid w:val="6D8EEC73"/>
    <w:rsid w:val="6D9137F2"/>
    <w:rsid w:val="6D960157"/>
    <w:rsid w:val="6DA25035"/>
    <w:rsid w:val="6DB1BB8C"/>
    <w:rsid w:val="6DB46D5A"/>
    <w:rsid w:val="6DC3E7BA"/>
    <w:rsid w:val="6DD9AF12"/>
    <w:rsid w:val="6DE5A0F9"/>
    <w:rsid w:val="6DF1DF5D"/>
    <w:rsid w:val="6E04B9CD"/>
    <w:rsid w:val="6E07A2F2"/>
    <w:rsid w:val="6E2FFD71"/>
    <w:rsid w:val="6E40FA74"/>
    <w:rsid w:val="6E415714"/>
    <w:rsid w:val="6E5286D6"/>
    <w:rsid w:val="6E5BE20C"/>
    <w:rsid w:val="6E5F5CF5"/>
    <w:rsid w:val="6E60AF69"/>
    <w:rsid w:val="6E767A17"/>
    <w:rsid w:val="6E857EED"/>
    <w:rsid w:val="6E8A13AA"/>
    <w:rsid w:val="6EF22C1D"/>
    <w:rsid w:val="6EFD5AA5"/>
    <w:rsid w:val="6F06AC99"/>
    <w:rsid w:val="6F135D48"/>
    <w:rsid w:val="6F1C1CED"/>
    <w:rsid w:val="6F2E379D"/>
    <w:rsid w:val="6F36137A"/>
    <w:rsid w:val="6F3C669A"/>
    <w:rsid w:val="6F3E5652"/>
    <w:rsid w:val="6F45587A"/>
    <w:rsid w:val="6F46D105"/>
    <w:rsid w:val="6F4C6305"/>
    <w:rsid w:val="6F673E11"/>
    <w:rsid w:val="6F82C7F2"/>
    <w:rsid w:val="6F8C88C6"/>
    <w:rsid w:val="6F8E873B"/>
    <w:rsid w:val="6F93BF52"/>
    <w:rsid w:val="6F973F68"/>
    <w:rsid w:val="6F97963D"/>
    <w:rsid w:val="6FAA3D9C"/>
    <w:rsid w:val="6FAD0B0B"/>
    <w:rsid w:val="6FB98739"/>
    <w:rsid w:val="6FC486C7"/>
    <w:rsid w:val="6FD11178"/>
    <w:rsid w:val="6FD62257"/>
    <w:rsid w:val="6FF54130"/>
    <w:rsid w:val="7001A58C"/>
    <w:rsid w:val="701089A4"/>
    <w:rsid w:val="702B1C05"/>
    <w:rsid w:val="7031B4D7"/>
    <w:rsid w:val="7042FA2E"/>
    <w:rsid w:val="704C4637"/>
    <w:rsid w:val="70515853"/>
    <w:rsid w:val="70519F7D"/>
    <w:rsid w:val="707FE4FB"/>
    <w:rsid w:val="7086BA73"/>
    <w:rsid w:val="70889B86"/>
    <w:rsid w:val="708DCBD8"/>
    <w:rsid w:val="7093131D"/>
    <w:rsid w:val="70ABDABA"/>
    <w:rsid w:val="70B0CA61"/>
    <w:rsid w:val="70C57314"/>
    <w:rsid w:val="70CBF35D"/>
    <w:rsid w:val="70CCEE81"/>
    <w:rsid w:val="70D8BC5D"/>
    <w:rsid w:val="70DF95A6"/>
    <w:rsid w:val="70E704A5"/>
    <w:rsid w:val="70E83D97"/>
    <w:rsid w:val="70EBDAB3"/>
    <w:rsid w:val="7101423F"/>
    <w:rsid w:val="711232B5"/>
    <w:rsid w:val="71154B54"/>
    <w:rsid w:val="71221D13"/>
    <w:rsid w:val="71226048"/>
    <w:rsid w:val="7122C371"/>
    <w:rsid w:val="71484216"/>
    <w:rsid w:val="715F40F9"/>
    <w:rsid w:val="719BD2A0"/>
    <w:rsid w:val="71C1ACD1"/>
    <w:rsid w:val="71C3A108"/>
    <w:rsid w:val="71CB7DDC"/>
    <w:rsid w:val="71CBD028"/>
    <w:rsid w:val="71D95D5A"/>
    <w:rsid w:val="71E144EE"/>
    <w:rsid w:val="71F1D3FD"/>
    <w:rsid w:val="720B70BF"/>
    <w:rsid w:val="720F5B5C"/>
    <w:rsid w:val="7218D35A"/>
    <w:rsid w:val="721F23E8"/>
    <w:rsid w:val="7223B5A4"/>
    <w:rsid w:val="723697EB"/>
    <w:rsid w:val="7254A721"/>
    <w:rsid w:val="72692D2D"/>
    <w:rsid w:val="7270DF12"/>
    <w:rsid w:val="7285D78E"/>
    <w:rsid w:val="728E9614"/>
    <w:rsid w:val="7296B891"/>
    <w:rsid w:val="729F93F0"/>
    <w:rsid w:val="72B3C317"/>
    <w:rsid w:val="72B5FDEB"/>
    <w:rsid w:val="72D27ED7"/>
    <w:rsid w:val="72D5AB0A"/>
    <w:rsid w:val="72D8EA05"/>
    <w:rsid w:val="72EDE5E1"/>
    <w:rsid w:val="7310F2C9"/>
    <w:rsid w:val="7317F7E4"/>
    <w:rsid w:val="731BC6F9"/>
    <w:rsid w:val="732E02C3"/>
    <w:rsid w:val="733128E0"/>
    <w:rsid w:val="73425F4A"/>
    <w:rsid w:val="734CEAD5"/>
    <w:rsid w:val="73587D9C"/>
    <w:rsid w:val="735CDFD3"/>
    <w:rsid w:val="736B4CE3"/>
    <w:rsid w:val="73771230"/>
    <w:rsid w:val="73813057"/>
    <w:rsid w:val="7383BAAF"/>
    <w:rsid w:val="739E9471"/>
    <w:rsid w:val="73A50680"/>
    <w:rsid w:val="73C1C202"/>
    <w:rsid w:val="73C80BC0"/>
    <w:rsid w:val="73CAE682"/>
    <w:rsid w:val="73DCB69C"/>
    <w:rsid w:val="73F67124"/>
    <w:rsid w:val="740D48E2"/>
    <w:rsid w:val="740F59BF"/>
    <w:rsid w:val="7426AD36"/>
    <w:rsid w:val="7426DEF8"/>
    <w:rsid w:val="74482086"/>
    <w:rsid w:val="74613597"/>
    <w:rsid w:val="74829991"/>
    <w:rsid w:val="7482C9D2"/>
    <w:rsid w:val="74955A21"/>
    <w:rsid w:val="74963241"/>
    <w:rsid w:val="749BF3AB"/>
    <w:rsid w:val="74C58583"/>
    <w:rsid w:val="74CBF88E"/>
    <w:rsid w:val="74D1FC5B"/>
    <w:rsid w:val="74D54997"/>
    <w:rsid w:val="74ECA344"/>
    <w:rsid w:val="74F2111B"/>
    <w:rsid w:val="74F25DAC"/>
    <w:rsid w:val="74FFEBE4"/>
    <w:rsid w:val="751ADCE1"/>
    <w:rsid w:val="751E0A40"/>
    <w:rsid w:val="752DD63F"/>
    <w:rsid w:val="7543FE0F"/>
    <w:rsid w:val="7544CDDB"/>
    <w:rsid w:val="754C6C65"/>
    <w:rsid w:val="75639D62"/>
    <w:rsid w:val="7567C5BE"/>
    <w:rsid w:val="757119F2"/>
    <w:rsid w:val="75955BB2"/>
    <w:rsid w:val="75956BA9"/>
    <w:rsid w:val="75A5EE2C"/>
    <w:rsid w:val="75A88F2A"/>
    <w:rsid w:val="75AC1146"/>
    <w:rsid w:val="75DA6B30"/>
    <w:rsid w:val="75DB0D6D"/>
    <w:rsid w:val="75DEA87F"/>
    <w:rsid w:val="75E0D9AD"/>
    <w:rsid w:val="75E86528"/>
    <w:rsid w:val="75F728E0"/>
    <w:rsid w:val="75F8E987"/>
    <w:rsid w:val="75FDFBA0"/>
    <w:rsid w:val="76160F17"/>
    <w:rsid w:val="76167C2B"/>
    <w:rsid w:val="761ED580"/>
    <w:rsid w:val="7628575A"/>
    <w:rsid w:val="7631A472"/>
    <w:rsid w:val="76588E9B"/>
    <w:rsid w:val="76710A49"/>
    <w:rsid w:val="76875586"/>
    <w:rsid w:val="768C8A68"/>
    <w:rsid w:val="7690B8E7"/>
    <w:rsid w:val="76928C29"/>
    <w:rsid w:val="76A6DDA4"/>
    <w:rsid w:val="76AB5BE9"/>
    <w:rsid w:val="76B4A2FA"/>
    <w:rsid w:val="76B9BDED"/>
    <w:rsid w:val="76BC3AEE"/>
    <w:rsid w:val="76CDB644"/>
    <w:rsid w:val="76D07E48"/>
    <w:rsid w:val="76D2778E"/>
    <w:rsid w:val="76E5E07E"/>
    <w:rsid w:val="76ECA94F"/>
    <w:rsid w:val="76F0AD99"/>
    <w:rsid w:val="76FD673C"/>
    <w:rsid w:val="7704A5E4"/>
    <w:rsid w:val="770CD0DC"/>
    <w:rsid w:val="770F1E78"/>
    <w:rsid w:val="771275C0"/>
    <w:rsid w:val="771C04F4"/>
    <w:rsid w:val="771C72C2"/>
    <w:rsid w:val="771F6870"/>
    <w:rsid w:val="771FFFF7"/>
    <w:rsid w:val="7721440D"/>
    <w:rsid w:val="7735B017"/>
    <w:rsid w:val="773A47C4"/>
    <w:rsid w:val="7746CE74"/>
    <w:rsid w:val="7752FDF6"/>
    <w:rsid w:val="77644EA3"/>
    <w:rsid w:val="7764F881"/>
    <w:rsid w:val="776F911D"/>
    <w:rsid w:val="77766166"/>
    <w:rsid w:val="7776C1A9"/>
    <w:rsid w:val="77B4689E"/>
    <w:rsid w:val="77BBD0C8"/>
    <w:rsid w:val="77BF2FAA"/>
    <w:rsid w:val="77BFC98F"/>
    <w:rsid w:val="77CF56B7"/>
    <w:rsid w:val="77D35DAE"/>
    <w:rsid w:val="77FB6AA3"/>
    <w:rsid w:val="7806F61C"/>
    <w:rsid w:val="780FFA9A"/>
    <w:rsid w:val="781426D1"/>
    <w:rsid w:val="781F08FA"/>
    <w:rsid w:val="785FE9BD"/>
    <w:rsid w:val="7865AD5A"/>
    <w:rsid w:val="7870A549"/>
    <w:rsid w:val="78756645"/>
    <w:rsid w:val="78884F4D"/>
    <w:rsid w:val="7897416D"/>
    <w:rsid w:val="78A97C0D"/>
    <w:rsid w:val="78B0AE92"/>
    <w:rsid w:val="78B280AE"/>
    <w:rsid w:val="78E4E002"/>
    <w:rsid w:val="78E616E5"/>
    <w:rsid w:val="78E636C7"/>
    <w:rsid w:val="78E86450"/>
    <w:rsid w:val="78F5433D"/>
    <w:rsid w:val="78F82C0E"/>
    <w:rsid w:val="79117850"/>
    <w:rsid w:val="7912F599"/>
    <w:rsid w:val="791BA4CA"/>
    <w:rsid w:val="7920DAAF"/>
    <w:rsid w:val="792FC53C"/>
    <w:rsid w:val="7950B135"/>
    <w:rsid w:val="79558FB9"/>
    <w:rsid w:val="795A9532"/>
    <w:rsid w:val="795D3F7F"/>
    <w:rsid w:val="79779F6D"/>
    <w:rsid w:val="7978D8C2"/>
    <w:rsid w:val="7983298B"/>
    <w:rsid w:val="798E674F"/>
    <w:rsid w:val="79A47B66"/>
    <w:rsid w:val="79B35223"/>
    <w:rsid w:val="79BA9BFA"/>
    <w:rsid w:val="79CB963A"/>
    <w:rsid w:val="79D70E10"/>
    <w:rsid w:val="79F977DC"/>
    <w:rsid w:val="79FD6F10"/>
    <w:rsid w:val="7A0E5F60"/>
    <w:rsid w:val="7A1522D0"/>
    <w:rsid w:val="7A171CF8"/>
    <w:rsid w:val="7A205CF4"/>
    <w:rsid w:val="7A2251EE"/>
    <w:rsid w:val="7A3463C3"/>
    <w:rsid w:val="7A35DB68"/>
    <w:rsid w:val="7A4CFA13"/>
    <w:rsid w:val="7A561458"/>
    <w:rsid w:val="7A61B53E"/>
    <w:rsid w:val="7A7E369B"/>
    <w:rsid w:val="7A8260D9"/>
    <w:rsid w:val="7A831ECD"/>
    <w:rsid w:val="7AA5F1E3"/>
    <w:rsid w:val="7AB0C49F"/>
    <w:rsid w:val="7AB1915C"/>
    <w:rsid w:val="7AC0311B"/>
    <w:rsid w:val="7AD29E6E"/>
    <w:rsid w:val="7AD64A28"/>
    <w:rsid w:val="7AE6F599"/>
    <w:rsid w:val="7AF06BC7"/>
    <w:rsid w:val="7AFE10AF"/>
    <w:rsid w:val="7B03390F"/>
    <w:rsid w:val="7B039832"/>
    <w:rsid w:val="7B06C64C"/>
    <w:rsid w:val="7B07485D"/>
    <w:rsid w:val="7B090A6F"/>
    <w:rsid w:val="7B223F90"/>
    <w:rsid w:val="7B3C601E"/>
    <w:rsid w:val="7B40D1EC"/>
    <w:rsid w:val="7B4BA6B0"/>
    <w:rsid w:val="7B678BC5"/>
    <w:rsid w:val="7B69E4C9"/>
    <w:rsid w:val="7B853BAD"/>
    <w:rsid w:val="7BADF72F"/>
    <w:rsid w:val="7BAE6C01"/>
    <w:rsid w:val="7BC186DC"/>
    <w:rsid w:val="7BC393F2"/>
    <w:rsid w:val="7BC42F7B"/>
    <w:rsid w:val="7BC562E6"/>
    <w:rsid w:val="7BC5DD6D"/>
    <w:rsid w:val="7BCADE7A"/>
    <w:rsid w:val="7BFB16B3"/>
    <w:rsid w:val="7C014C55"/>
    <w:rsid w:val="7C1E26A8"/>
    <w:rsid w:val="7C43D1CA"/>
    <w:rsid w:val="7C56AACB"/>
    <w:rsid w:val="7C65D992"/>
    <w:rsid w:val="7C7DA05A"/>
    <w:rsid w:val="7C90DAA4"/>
    <w:rsid w:val="7C937167"/>
    <w:rsid w:val="7C9394A6"/>
    <w:rsid w:val="7C9A8809"/>
    <w:rsid w:val="7C9F0842"/>
    <w:rsid w:val="7C9FC9C4"/>
    <w:rsid w:val="7CAA3A35"/>
    <w:rsid w:val="7CBD8800"/>
    <w:rsid w:val="7CC10A58"/>
    <w:rsid w:val="7CD39528"/>
    <w:rsid w:val="7CD98E8E"/>
    <w:rsid w:val="7CDBAA95"/>
    <w:rsid w:val="7D01624C"/>
    <w:rsid w:val="7D0174A9"/>
    <w:rsid w:val="7D0C57F7"/>
    <w:rsid w:val="7D1A0B4D"/>
    <w:rsid w:val="7D1E4334"/>
    <w:rsid w:val="7D2A128F"/>
    <w:rsid w:val="7D4A1352"/>
    <w:rsid w:val="7D5287E5"/>
    <w:rsid w:val="7D5787D9"/>
    <w:rsid w:val="7D62A1CC"/>
    <w:rsid w:val="7D6FE73D"/>
    <w:rsid w:val="7D743DED"/>
    <w:rsid w:val="7D8CDDEB"/>
    <w:rsid w:val="7D95C011"/>
    <w:rsid w:val="7D98DD9C"/>
    <w:rsid w:val="7DBCC2B8"/>
    <w:rsid w:val="7DC2BFDB"/>
    <w:rsid w:val="7DC3923D"/>
    <w:rsid w:val="7DCBEF98"/>
    <w:rsid w:val="7DD27FCD"/>
    <w:rsid w:val="7DD3A7D6"/>
    <w:rsid w:val="7DD771D2"/>
    <w:rsid w:val="7DD86463"/>
    <w:rsid w:val="7DE5091D"/>
    <w:rsid w:val="7DE82461"/>
    <w:rsid w:val="7DEFDBAF"/>
    <w:rsid w:val="7DF13541"/>
    <w:rsid w:val="7DF3FF9C"/>
    <w:rsid w:val="7E05EAB4"/>
    <w:rsid w:val="7E11DCDD"/>
    <w:rsid w:val="7E272C66"/>
    <w:rsid w:val="7E2E536F"/>
    <w:rsid w:val="7E53177D"/>
    <w:rsid w:val="7E56E6F0"/>
    <w:rsid w:val="7E5DFAE5"/>
    <w:rsid w:val="7E71CDE2"/>
    <w:rsid w:val="7E8607F3"/>
    <w:rsid w:val="7E901034"/>
    <w:rsid w:val="7E962CBE"/>
    <w:rsid w:val="7EA3903D"/>
    <w:rsid w:val="7EA7950F"/>
    <w:rsid w:val="7EAB447A"/>
    <w:rsid w:val="7EB55A4B"/>
    <w:rsid w:val="7ECD08F3"/>
    <w:rsid w:val="7EE261D6"/>
    <w:rsid w:val="7EF2CFDD"/>
    <w:rsid w:val="7EF76CE4"/>
    <w:rsid w:val="7EF9082D"/>
    <w:rsid w:val="7F023D55"/>
    <w:rsid w:val="7F0345B7"/>
    <w:rsid w:val="7F106295"/>
    <w:rsid w:val="7F14DF09"/>
    <w:rsid w:val="7F167D08"/>
    <w:rsid w:val="7F1C426C"/>
    <w:rsid w:val="7F1D8B86"/>
    <w:rsid w:val="7F233C12"/>
    <w:rsid w:val="7F2DC927"/>
    <w:rsid w:val="7F359A9F"/>
    <w:rsid w:val="7F368007"/>
    <w:rsid w:val="7F397BAF"/>
    <w:rsid w:val="7F3CF28E"/>
    <w:rsid w:val="7F4074B9"/>
    <w:rsid w:val="7F4DDAA7"/>
    <w:rsid w:val="7F58186A"/>
    <w:rsid w:val="7F584EE2"/>
    <w:rsid w:val="7F605254"/>
    <w:rsid w:val="7F6D3960"/>
    <w:rsid w:val="7F7936B7"/>
    <w:rsid w:val="7F80DEE1"/>
    <w:rsid w:val="7F8B1998"/>
    <w:rsid w:val="7F8DFD13"/>
    <w:rsid w:val="7F9E50A0"/>
    <w:rsid w:val="7F9FB8EF"/>
    <w:rsid w:val="7FA8451C"/>
    <w:rsid w:val="7FAA3193"/>
    <w:rsid w:val="7FB9715B"/>
    <w:rsid w:val="7FCD70EB"/>
    <w:rsid w:val="7FD03FED"/>
    <w:rsid w:val="7FDDC418"/>
    <w:rsid w:val="7FE88A96"/>
    <w:rsid w:val="7FEA0ED9"/>
    <w:rsid w:val="7FECE0C9"/>
    <w:rsid w:val="7FF02882"/>
    <w:rsid w:val="7FFE8518"/>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AFA14"/>
  <w15:chartTrackingRefBased/>
  <w15:docId w15:val="{7A00361C-E570-459A-A367-84BC7C99C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0A4"/>
  </w:style>
  <w:style w:type="paragraph" w:styleId="Overskrift1">
    <w:name w:val="heading 1"/>
    <w:basedOn w:val="Normal"/>
    <w:next w:val="Normal"/>
    <w:link w:val="Overskrift1Tegn"/>
    <w:uiPriority w:val="9"/>
    <w:qFormat/>
    <w:rsid w:val="003D5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3D5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3D5ABE"/>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unhideWhenUsed/>
    <w:qFormat/>
    <w:rsid w:val="003D5ABE"/>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3D5ABE"/>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3D5ABE"/>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3D5ABE"/>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3D5ABE"/>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3D5ABE"/>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D5ABE"/>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3D5ABE"/>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rsid w:val="003D5ABE"/>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rsid w:val="003D5ABE"/>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3D5ABE"/>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3D5ABE"/>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3D5ABE"/>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3D5ABE"/>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3D5ABE"/>
    <w:rPr>
      <w:rFonts w:eastAsiaTheme="majorEastAsia" w:cstheme="majorBidi"/>
      <w:color w:val="272727" w:themeColor="text1" w:themeTint="D8"/>
    </w:rPr>
  </w:style>
  <w:style w:type="paragraph" w:styleId="Tittel">
    <w:name w:val="Title"/>
    <w:basedOn w:val="Normal"/>
    <w:next w:val="Normal"/>
    <w:link w:val="TittelTegn"/>
    <w:uiPriority w:val="10"/>
    <w:qFormat/>
    <w:rsid w:val="003D5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3D5ABE"/>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3D5ABE"/>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3D5ABE"/>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3D5ABE"/>
    <w:pPr>
      <w:spacing w:before="160"/>
      <w:jc w:val="center"/>
    </w:pPr>
    <w:rPr>
      <w:i/>
      <w:iCs/>
      <w:color w:val="404040" w:themeColor="text1" w:themeTint="BF"/>
    </w:rPr>
  </w:style>
  <w:style w:type="character" w:customStyle="1" w:styleId="SitatTegn">
    <w:name w:val="Sitat Tegn"/>
    <w:basedOn w:val="Standardskriftforavsnitt"/>
    <w:link w:val="Sitat"/>
    <w:uiPriority w:val="29"/>
    <w:rsid w:val="003D5ABE"/>
    <w:rPr>
      <w:i/>
      <w:iCs/>
      <w:color w:val="404040" w:themeColor="text1" w:themeTint="BF"/>
    </w:rPr>
  </w:style>
  <w:style w:type="paragraph" w:styleId="Listeavsnitt">
    <w:name w:val="List Paragraph"/>
    <w:basedOn w:val="Normal"/>
    <w:uiPriority w:val="34"/>
    <w:qFormat/>
    <w:rsid w:val="003D5ABE"/>
    <w:pPr>
      <w:ind w:left="720"/>
      <w:contextualSpacing/>
    </w:pPr>
  </w:style>
  <w:style w:type="character" w:styleId="Sterkutheving">
    <w:name w:val="Intense Emphasis"/>
    <w:basedOn w:val="Standardskriftforavsnitt"/>
    <w:uiPriority w:val="21"/>
    <w:qFormat/>
    <w:rsid w:val="003D5ABE"/>
    <w:rPr>
      <w:i/>
      <w:iCs/>
      <w:color w:val="0F4761" w:themeColor="accent1" w:themeShade="BF"/>
    </w:rPr>
  </w:style>
  <w:style w:type="paragraph" w:styleId="Sterktsitat">
    <w:name w:val="Intense Quote"/>
    <w:basedOn w:val="Normal"/>
    <w:next w:val="Normal"/>
    <w:link w:val="SterktsitatTegn"/>
    <w:uiPriority w:val="30"/>
    <w:qFormat/>
    <w:rsid w:val="003D5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3D5ABE"/>
    <w:rPr>
      <w:i/>
      <w:iCs/>
      <w:color w:val="0F4761" w:themeColor="accent1" w:themeShade="BF"/>
    </w:rPr>
  </w:style>
  <w:style w:type="character" w:styleId="Sterkreferanse">
    <w:name w:val="Intense Reference"/>
    <w:basedOn w:val="Standardskriftforavsnitt"/>
    <w:uiPriority w:val="32"/>
    <w:qFormat/>
    <w:rsid w:val="003D5ABE"/>
    <w:rPr>
      <w:b/>
      <w:bCs/>
      <w:smallCaps/>
      <w:color w:val="0F4761" w:themeColor="accent1" w:themeShade="BF"/>
      <w:spacing w:val="5"/>
    </w:rPr>
  </w:style>
  <w:style w:type="character" w:styleId="Hyperkobling">
    <w:name w:val="Hyperlink"/>
    <w:basedOn w:val="Standardskriftforavsnitt"/>
    <w:uiPriority w:val="99"/>
    <w:unhideWhenUsed/>
    <w:rsid w:val="004F1605"/>
    <w:rPr>
      <w:color w:val="467886" w:themeColor="hyperlink"/>
      <w:u w:val="single"/>
    </w:rPr>
  </w:style>
  <w:style w:type="character" w:styleId="Ulstomtale">
    <w:name w:val="Unresolved Mention"/>
    <w:basedOn w:val="Standardskriftforavsnitt"/>
    <w:uiPriority w:val="99"/>
    <w:semiHidden/>
    <w:unhideWhenUsed/>
    <w:rsid w:val="004F1605"/>
    <w:rPr>
      <w:color w:val="605E5C"/>
      <w:shd w:val="clear" w:color="auto" w:fill="E1DFDD"/>
    </w:rPr>
  </w:style>
  <w:style w:type="character" w:styleId="Fulgthyperkobling">
    <w:name w:val="FollowedHyperlink"/>
    <w:basedOn w:val="Standardskriftforavsnitt"/>
    <w:uiPriority w:val="99"/>
    <w:semiHidden/>
    <w:unhideWhenUsed/>
    <w:rsid w:val="004F1605"/>
    <w:rPr>
      <w:color w:val="96607D" w:themeColor="followedHyperlink"/>
      <w:u w:val="single"/>
    </w:rPr>
  </w:style>
  <w:style w:type="paragraph" w:styleId="Overskriftforinnholdsfortegnelse">
    <w:name w:val="TOC Heading"/>
    <w:basedOn w:val="Overskrift1"/>
    <w:next w:val="Normal"/>
    <w:uiPriority w:val="39"/>
    <w:unhideWhenUsed/>
    <w:qFormat/>
    <w:rsid w:val="009D1222"/>
    <w:pPr>
      <w:spacing w:before="480" w:after="0" w:line="276" w:lineRule="auto"/>
      <w:outlineLvl w:val="9"/>
    </w:pPr>
    <w:rPr>
      <w:b/>
      <w:bCs/>
      <w:kern w:val="0"/>
      <w:sz w:val="28"/>
      <w:szCs w:val="28"/>
      <w:lang w:eastAsia="nb-NO"/>
      <w14:ligatures w14:val="none"/>
    </w:rPr>
  </w:style>
  <w:style w:type="paragraph" w:styleId="INNH1">
    <w:name w:val="toc 1"/>
    <w:basedOn w:val="Normal"/>
    <w:next w:val="Normal"/>
    <w:autoRedefine/>
    <w:uiPriority w:val="39"/>
    <w:unhideWhenUsed/>
    <w:rsid w:val="009D1222"/>
    <w:pPr>
      <w:spacing w:before="120" w:after="120"/>
    </w:pPr>
    <w:rPr>
      <w:b/>
      <w:bCs/>
      <w:caps/>
      <w:sz w:val="20"/>
      <w:szCs w:val="20"/>
    </w:rPr>
  </w:style>
  <w:style w:type="paragraph" w:styleId="INNH2">
    <w:name w:val="toc 2"/>
    <w:basedOn w:val="Normal"/>
    <w:next w:val="Normal"/>
    <w:autoRedefine/>
    <w:uiPriority w:val="39"/>
    <w:unhideWhenUsed/>
    <w:rsid w:val="009D1222"/>
    <w:pPr>
      <w:spacing w:after="0"/>
      <w:ind w:left="240"/>
    </w:pPr>
    <w:rPr>
      <w:smallCaps/>
      <w:sz w:val="20"/>
      <w:szCs w:val="20"/>
    </w:rPr>
  </w:style>
  <w:style w:type="paragraph" w:styleId="INNH3">
    <w:name w:val="toc 3"/>
    <w:basedOn w:val="Normal"/>
    <w:next w:val="Normal"/>
    <w:autoRedefine/>
    <w:uiPriority w:val="39"/>
    <w:unhideWhenUsed/>
    <w:rsid w:val="009D1222"/>
    <w:pPr>
      <w:spacing w:after="0"/>
      <w:ind w:left="480"/>
    </w:pPr>
    <w:rPr>
      <w:i/>
      <w:iCs/>
      <w:sz w:val="20"/>
      <w:szCs w:val="20"/>
    </w:rPr>
  </w:style>
  <w:style w:type="paragraph" w:styleId="INNH4">
    <w:name w:val="toc 4"/>
    <w:basedOn w:val="Normal"/>
    <w:next w:val="Normal"/>
    <w:autoRedefine/>
    <w:uiPriority w:val="39"/>
    <w:semiHidden/>
    <w:unhideWhenUsed/>
    <w:rsid w:val="009D1222"/>
    <w:pPr>
      <w:spacing w:after="0"/>
      <w:ind w:left="720"/>
    </w:pPr>
    <w:rPr>
      <w:sz w:val="18"/>
      <w:szCs w:val="18"/>
    </w:rPr>
  </w:style>
  <w:style w:type="paragraph" w:styleId="INNH5">
    <w:name w:val="toc 5"/>
    <w:basedOn w:val="Normal"/>
    <w:next w:val="Normal"/>
    <w:autoRedefine/>
    <w:uiPriority w:val="39"/>
    <w:semiHidden/>
    <w:unhideWhenUsed/>
    <w:rsid w:val="009D1222"/>
    <w:pPr>
      <w:spacing w:after="0"/>
      <w:ind w:left="960"/>
    </w:pPr>
    <w:rPr>
      <w:sz w:val="18"/>
      <w:szCs w:val="18"/>
    </w:rPr>
  </w:style>
  <w:style w:type="paragraph" w:styleId="INNH6">
    <w:name w:val="toc 6"/>
    <w:basedOn w:val="Normal"/>
    <w:next w:val="Normal"/>
    <w:autoRedefine/>
    <w:uiPriority w:val="39"/>
    <w:semiHidden/>
    <w:unhideWhenUsed/>
    <w:rsid w:val="009D1222"/>
    <w:pPr>
      <w:spacing w:after="0"/>
      <w:ind w:left="1200"/>
    </w:pPr>
    <w:rPr>
      <w:sz w:val="18"/>
      <w:szCs w:val="18"/>
    </w:rPr>
  </w:style>
  <w:style w:type="paragraph" w:styleId="INNH7">
    <w:name w:val="toc 7"/>
    <w:basedOn w:val="Normal"/>
    <w:next w:val="Normal"/>
    <w:autoRedefine/>
    <w:uiPriority w:val="39"/>
    <w:semiHidden/>
    <w:unhideWhenUsed/>
    <w:rsid w:val="009D1222"/>
    <w:pPr>
      <w:spacing w:after="0"/>
      <w:ind w:left="1440"/>
    </w:pPr>
    <w:rPr>
      <w:sz w:val="18"/>
      <w:szCs w:val="18"/>
    </w:rPr>
  </w:style>
  <w:style w:type="paragraph" w:styleId="INNH8">
    <w:name w:val="toc 8"/>
    <w:basedOn w:val="Normal"/>
    <w:next w:val="Normal"/>
    <w:autoRedefine/>
    <w:uiPriority w:val="39"/>
    <w:semiHidden/>
    <w:unhideWhenUsed/>
    <w:rsid w:val="009D1222"/>
    <w:pPr>
      <w:spacing w:after="0"/>
      <w:ind w:left="1680"/>
    </w:pPr>
    <w:rPr>
      <w:sz w:val="18"/>
      <w:szCs w:val="18"/>
    </w:rPr>
  </w:style>
  <w:style w:type="paragraph" w:styleId="INNH9">
    <w:name w:val="toc 9"/>
    <w:basedOn w:val="Normal"/>
    <w:next w:val="Normal"/>
    <w:autoRedefine/>
    <w:uiPriority w:val="39"/>
    <w:semiHidden/>
    <w:unhideWhenUsed/>
    <w:rsid w:val="009D1222"/>
    <w:pPr>
      <w:spacing w:after="0"/>
      <w:ind w:left="1920"/>
    </w:pPr>
    <w:rPr>
      <w:sz w:val="18"/>
      <w:szCs w:val="18"/>
    </w:rPr>
  </w:style>
  <w:style w:type="table" w:styleId="Tabellrutenett">
    <w:name w:val="Table Grid"/>
    <w:basedOn w:val="Vanligtabell"/>
    <w:uiPriority w:val="59"/>
    <w:rsid w:val="00013DD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pptekst">
    <w:name w:val="header"/>
    <w:basedOn w:val="Normal"/>
    <w:link w:val="TopptekstTegn"/>
    <w:uiPriority w:val="99"/>
    <w:unhideWhenUsed/>
    <w:rsid w:val="004C5E34"/>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C5E34"/>
  </w:style>
  <w:style w:type="paragraph" w:styleId="Bunntekst">
    <w:name w:val="footer"/>
    <w:basedOn w:val="Normal"/>
    <w:link w:val="BunntekstTegn"/>
    <w:uiPriority w:val="99"/>
    <w:unhideWhenUsed/>
    <w:rsid w:val="004C5E34"/>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C5E34"/>
  </w:style>
  <w:style w:type="character" w:styleId="Sidetall">
    <w:name w:val="page number"/>
    <w:basedOn w:val="Standardskriftforavsnitt"/>
    <w:uiPriority w:val="99"/>
    <w:semiHidden/>
    <w:unhideWhenUsed/>
    <w:rsid w:val="005A7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83908">
      <w:bodyDiv w:val="1"/>
      <w:marLeft w:val="0"/>
      <w:marRight w:val="0"/>
      <w:marTop w:val="0"/>
      <w:marBottom w:val="0"/>
      <w:divBdr>
        <w:top w:val="none" w:sz="0" w:space="0" w:color="auto"/>
        <w:left w:val="none" w:sz="0" w:space="0" w:color="auto"/>
        <w:bottom w:val="none" w:sz="0" w:space="0" w:color="auto"/>
        <w:right w:val="none" w:sz="0" w:space="0" w:color="auto"/>
      </w:divBdr>
    </w:div>
    <w:div w:id="173958783">
      <w:bodyDiv w:val="1"/>
      <w:marLeft w:val="0"/>
      <w:marRight w:val="0"/>
      <w:marTop w:val="0"/>
      <w:marBottom w:val="0"/>
      <w:divBdr>
        <w:top w:val="none" w:sz="0" w:space="0" w:color="auto"/>
        <w:left w:val="none" w:sz="0" w:space="0" w:color="auto"/>
        <w:bottom w:val="none" w:sz="0" w:space="0" w:color="auto"/>
        <w:right w:val="none" w:sz="0" w:space="0" w:color="auto"/>
      </w:divBdr>
      <w:divsChild>
        <w:div w:id="481238512">
          <w:marLeft w:val="0"/>
          <w:marRight w:val="0"/>
          <w:marTop w:val="0"/>
          <w:marBottom w:val="0"/>
          <w:divBdr>
            <w:top w:val="none" w:sz="0" w:space="0" w:color="auto"/>
            <w:left w:val="none" w:sz="0" w:space="0" w:color="auto"/>
            <w:bottom w:val="none" w:sz="0" w:space="0" w:color="auto"/>
            <w:right w:val="none" w:sz="0" w:space="0" w:color="auto"/>
          </w:divBdr>
          <w:divsChild>
            <w:div w:id="6769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779">
      <w:bodyDiv w:val="1"/>
      <w:marLeft w:val="0"/>
      <w:marRight w:val="0"/>
      <w:marTop w:val="0"/>
      <w:marBottom w:val="0"/>
      <w:divBdr>
        <w:top w:val="none" w:sz="0" w:space="0" w:color="auto"/>
        <w:left w:val="none" w:sz="0" w:space="0" w:color="auto"/>
        <w:bottom w:val="none" w:sz="0" w:space="0" w:color="auto"/>
        <w:right w:val="none" w:sz="0" w:space="0" w:color="auto"/>
      </w:divBdr>
    </w:div>
    <w:div w:id="289484387">
      <w:bodyDiv w:val="1"/>
      <w:marLeft w:val="0"/>
      <w:marRight w:val="0"/>
      <w:marTop w:val="0"/>
      <w:marBottom w:val="0"/>
      <w:divBdr>
        <w:top w:val="none" w:sz="0" w:space="0" w:color="auto"/>
        <w:left w:val="none" w:sz="0" w:space="0" w:color="auto"/>
        <w:bottom w:val="none" w:sz="0" w:space="0" w:color="auto"/>
        <w:right w:val="none" w:sz="0" w:space="0" w:color="auto"/>
      </w:divBdr>
    </w:div>
    <w:div w:id="569971339">
      <w:bodyDiv w:val="1"/>
      <w:marLeft w:val="0"/>
      <w:marRight w:val="0"/>
      <w:marTop w:val="0"/>
      <w:marBottom w:val="0"/>
      <w:divBdr>
        <w:top w:val="none" w:sz="0" w:space="0" w:color="auto"/>
        <w:left w:val="none" w:sz="0" w:space="0" w:color="auto"/>
        <w:bottom w:val="none" w:sz="0" w:space="0" w:color="auto"/>
        <w:right w:val="none" w:sz="0" w:space="0" w:color="auto"/>
      </w:divBdr>
    </w:div>
    <w:div w:id="625307761">
      <w:bodyDiv w:val="1"/>
      <w:marLeft w:val="0"/>
      <w:marRight w:val="0"/>
      <w:marTop w:val="0"/>
      <w:marBottom w:val="0"/>
      <w:divBdr>
        <w:top w:val="none" w:sz="0" w:space="0" w:color="auto"/>
        <w:left w:val="none" w:sz="0" w:space="0" w:color="auto"/>
        <w:bottom w:val="none" w:sz="0" w:space="0" w:color="auto"/>
        <w:right w:val="none" w:sz="0" w:space="0" w:color="auto"/>
      </w:divBdr>
    </w:div>
    <w:div w:id="693925587">
      <w:bodyDiv w:val="1"/>
      <w:marLeft w:val="0"/>
      <w:marRight w:val="0"/>
      <w:marTop w:val="0"/>
      <w:marBottom w:val="0"/>
      <w:divBdr>
        <w:top w:val="none" w:sz="0" w:space="0" w:color="auto"/>
        <w:left w:val="none" w:sz="0" w:space="0" w:color="auto"/>
        <w:bottom w:val="none" w:sz="0" w:space="0" w:color="auto"/>
        <w:right w:val="none" w:sz="0" w:space="0" w:color="auto"/>
      </w:divBdr>
    </w:div>
    <w:div w:id="735591017">
      <w:bodyDiv w:val="1"/>
      <w:marLeft w:val="0"/>
      <w:marRight w:val="0"/>
      <w:marTop w:val="0"/>
      <w:marBottom w:val="0"/>
      <w:divBdr>
        <w:top w:val="none" w:sz="0" w:space="0" w:color="auto"/>
        <w:left w:val="none" w:sz="0" w:space="0" w:color="auto"/>
        <w:bottom w:val="none" w:sz="0" w:space="0" w:color="auto"/>
        <w:right w:val="none" w:sz="0" w:space="0" w:color="auto"/>
      </w:divBdr>
    </w:div>
    <w:div w:id="910041608">
      <w:bodyDiv w:val="1"/>
      <w:marLeft w:val="0"/>
      <w:marRight w:val="0"/>
      <w:marTop w:val="0"/>
      <w:marBottom w:val="0"/>
      <w:divBdr>
        <w:top w:val="none" w:sz="0" w:space="0" w:color="auto"/>
        <w:left w:val="none" w:sz="0" w:space="0" w:color="auto"/>
        <w:bottom w:val="none" w:sz="0" w:space="0" w:color="auto"/>
        <w:right w:val="none" w:sz="0" w:space="0" w:color="auto"/>
      </w:divBdr>
    </w:div>
    <w:div w:id="922832461">
      <w:bodyDiv w:val="1"/>
      <w:marLeft w:val="0"/>
      <w:marRight w:val="0"/>
      <w:marTop w:val="0"/>
      <w:marBottom w:val="0"/>
      <w:divBdr>
        <w:top w:val="none" w:sz="0" w:space="0" w:color="auto"/>
        <w:left w:val="none" w:sz="0" w:space="0" w:color="auto"/>
        <w:bottom w:val="none" w:sz="0" w:space="0" w:color="auto"/>
        <w:right w:val="none" w:sz="0" w:space="0" w:color="auto"/>
      </w:divBdr>
      <w:divsChild>
        <w:div w:id="1058481046">
          <w:marLeft w:val="0"/>
          <w:marRight w:val="0"/>
          <w:marTop w:val="0"/>
          <w:marBottom w:val="0"/>
          <w:divBdr>
            <w:top w:val="none" w:sz="0" w:space="0" w:color="auto"/>
            <w:left w:val="none" w:sz="0" w:space="0" w:color="auto"/>
            <w:bottom w:val="none" w:sz="0" w:space="0" w:color="auto"/>
            <w:right w:val="none" w:sz="0" w:space="0" w:color="auto"/>
          </w:divBdr>
          <w:divsChild>
            <w:div w:id="14576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4932">
      <w:bodyDiv w:val="1"/>
      <w:marLeft w:val="0"/>
      <w:marRight w:val="0"/>
      <w:marTop w:val="0"/>
      <w:marBottom w:val="0"/>
      <w:divBdr>
        <w:top w:val="none" w:sz="0" w:space="0" w:color="auto"/>
        <w:left w:val="none" w:sz="0" w:space="0" w:color="auto"/>
        <w:bottom w:val="none" w:sz="0" w:space="0" w:color="auto"/>
        <w:right w:val="none" w:sz="0" w:space="0" w:color="auto"/>
      </w:divBdr>
    </w:div>
    <w:div w:id="998118093">
      <w:bodyDiv w:val="1"/>
      <w:marLeft w:val="0"/>
      <w:marRight w:val="0"/>
      <w:marTop w:val="0"/>
      <w:marBottom w:val="0"/>
      <w:divBdr>
        <w:top w:val="none" w:sz="0" w:space="0" w:color="auto"/>
        <w:left w:val="none" w:sz="0" w:space="0" w:color="auto"/>
        <w:bottom w:val="none" w:sz="0" w:space="0" w:color="auto"/>
        <w:right w:val="none" w:sz="0" w:space="0" w:color="auto"/>
      </w:divBdr>
    </w:div>
    <w:div w:id="1148130287">
      <w:bodyDiv w:val="1"/>
      <w:marLeft w:val="0"/>
      <w:marRight w:val="0"/>
      <w:marTop w:val="0"/>
      <w:marBottom w:val="0"/>
      <w:divBdr>
        <w:top w:val="none" w:sz="0" w:space="0" w:color="auto"/>
        <w:left w:val="none" w:sz="0" w:space="0" w:color="auto"/>
        <w:bottom w:val="none" w:sz="0" w:space="0" w:color="auto"/>
        <w:right w:val="none" w:sz="0" w:space="0" w:color="auto"/>
      </w:divBdr>
      <w:divsChild>
        <w:div w:id="111019230">
          <w:marLeft w:val="0"/>
          <w:marRight w:val="0"/>
          <w:marTop w:val="0"/>
          <w:marBottom w:val="0"/>
          <w:divBdr>
            <w:top w:val="none" w:sz="0" w:space="0" w:color="auto"/>
            <w:left w:val="none" w:sz="0" w:space="0" w:color="auto"/>
            <w:bottom w:val="none" w:sz="0" w:space="0" w:color="auto"/>
            <w:right w:val="none" w:sz="0" w:space="0" w:color="auto"/>
          </w:divBdr>
          <w:divsChild>
            <w:div w:id="12724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4484">
      <w:bodyDiv w:val="1"/>
      <w:marLeft w:val="0"/>
      <w:marRight w:val="0"/>
      <w:marTop w:val="0"/>
      <w:marBottom w:val="0"/>
      <w:divBdr>
        <w:top w:val="none" w:sz="0" w:space="0" w:color="auto"/>
        <w:left w:val="none" w:sz="0" w:space="0" w:color="auto"/>
        <w:bottom w:val="none" w:sz="0" w:space="0" w:color="auto"/>
        <w:right w:val="none" w:sz="0" w:space="0" w:color="auto"/>
      </w:divBdr>
    </w:div>
    <w:div w:id="1326711131">
      <w:bodyDiv w:val="1"/>
      <w:marLeft w:val="0"/>
      <w:marRight w:val="0"/>
      <w:marTop w:val="0"/>
      <w:marBottom w:val="0"/>
      <w:divBdr>
        <w:top w:val="none" w:sz="0" w:space="0" w:color="auto"/>
        <w:left w:val="none" w:sz="0" w:space="0" w:color="auto"/>
        <w:bottom w:val="none" w:sz="0" w:space="0" w:color="auto"/>
        <w:right w:val="none" w:sz="0" w:space="0" w:color="auto"/>
      </w:divBdr>
    </w:div>
    <w:div w:id="1400326652">
      <w:bodyDiv w:val="1"/>
      <w:marLeft w:val="0"/>
      <w:marRight w:val="0"/>
      <w:marTop w:val="0"/>
      <w:marBottom w:val="0"/>
      <w:divBdr>
        <w:top w:val="none" w:sz="0" w:space="0" w:color="auto"/>
        <w:left w:val="none" w:sz="0" w:space="0" w:color="auto"/>
        <w:bottom w:val="none" w:sz="0" w:space="0" w:color="auto"/>
        <w:right w:val="none" w:sz="0" w:space="0" w:color="auto"/>
      </w:divBdr>
    </w:div>
    <w:div w:id="1742563014">
      <w:bodyDiv w:val="1"/>
      <w:marLeft w:val="0"/>
      <w:marRight w:val="0"/>
      <w:marTop w:val="0"/>
      <w:marBottom w:val="0"/>
      <w:divBdr>
        <w:top w:val="none" w:sz="0" w:space="0" w:color="auto"/>
        <w:left w:val="none" w:sz="0" w:space="0" w:color="auto"/>
        <w:bottom w:val="none" w:sz="0" w:space="0" w:color="auto"/>
        <w:right w:val="none" w:sz="0" w:space="0" w:color="auto"/>
      </w:divBdr>
      <w:divsChild>
        <w:div w:id="1211310115">
          <w:marLeft w:val="0"/>
          <w:marRight w:val="0"/>
          <w:marTop w:val="0"/>
          <w:marBottom w:val="0"/>
          <w:divBdr>
            <w:top w:val="none" w:sz="0" w:space="0" w:color="auto"/>
            <w:left w:val="none" w:sz="0" w:space="0" w:color="auto"/>
            <w:bottom w:val="none" w:sz="0" w:space="0" w:color="auto"/>
            <w:right w:val="none" w:sz="0" w:space="0" w:color="auto"/>
          </w:divBdr>
          <w:divsChild>
            <w:div w:id="97537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7914">
      <w:bodyDiv w:val="1"/>
      <w:marLeft w:val="0"/>
      <w:marRight w:val="0"/>
      <w:marTop w:val="0"/>
      <w:marBottom w:val="0"/>
      <w:divBdr>
        <w:top w:val="none" w:sz="0" w:space="0" w:color="auto"/>
        <w:left w:val="none" w:sz="0" w:space="0" w:color="auto"/>
        <w:bottom w:val="none" w:sz="0" w:space="0" w:color="auto"/>
        <w:right w:val="none" w:sz="0" w:space="0" w:color="auto"/>
      </w:divBdr>
      <w:divsChild>
        <w:div w:id="584072262">
          <w:marLeft w:val="0"/>
          <w:marRight w:val="0"/>
          <w:marTop w:val="0"/>
          <w:marBottom w:val="0"/>
          <w:divBdr>
            <w:top w:val="none" w:sz="0" w:space="0" w:color="auto"/>
            <w:left w:val="none" w:sz="0" w:space="0" w:color="auto"/>
            <w:bottom w:val="none" w:sz="0" w:space="0" w:color="auto"/>
            <w:right w:val="none" w:sz="0" w:space="0" w:color="auto"/>
          </w:divBdr>
          <w:divsChild>
            <w:div w:id="135923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79931">
      <w:bodyDiv w:val="1"/>
      <w:marLeft w:val="0"/>
      <w:marRight w:val="0"/>
      <w:marTop w:val="0"/>
      <w:marBottom w:val="0"/>
      <w:divBdr>
        <w:top w:val="none" w:sz="0" w:space="0" w:color="auto"/>
        <w:left w:val="none" w:sz="0" w:space="0" w:color="auto"/>
        <w:bottom w:val="none" w:sz="0" w:space="0" w:color="auto"/>
        <w:right w:val="none" w:sz="0" w:space="0" w:color="auto"/>
      </w:divBdr>
    </w:div>
    <w:div w:id="1919708876">
      <w:bodyDiv w:val="1"/>
      <w:marLeft w:val="0"/>
      <w:marRight w:val="0"/>
      <w:marTop w:val="0"/>
      <w:marBottom w:val="0"/>
      <w:divBdr>
        <w:top w:val="none" w:sz="0" w:space="0" w:color="auto"/>
        <w:left w:val="none" w:sz="0" w:space="0" w:color="auto"/>
        <w:bottom w:val="none" w:sz="0" w:space="0" w:color="auto"/>
        <w:right w:val="none" w:sz="0" w:space="0" w:color="auto"/>
      </w:divBdr>
    </w:div>
    <w:div w:id="1932857191">
      <w:bodyDiv w:val="1"/>
      <w:marLeft w:val="0"/>
      <w:marRight w:val="0"/>
      <w:marTop w:val="0"/>
      <w:marBottom w:val="0"/>
      <w:divBdr>
        <w:top w:val="none" w:sz="0" w:space="0" w:color="auto"/>
        <w:left w:val="none" w:sz="0" w:space="0" w:color="auto"/>
        <w:bottom w:val="none" w:sz="0" w:space="0" w:color="auto"/>
        <w:right w:val="none" w:sz="0" w:space="0" w:color="auto"/>
      </w:divBdr>
    </w:div>
    <w:div w:id="212811348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1drv.ms/x/c/3b274f0dbc59c8fd/ETfAYYa9NmVOvCu7i6Q7tkkBnrOtC0Ic96sK_Uz8y4KXqQ"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EmilB04/S.E.O.T_Gruppe-9" TargetMode="External"/><Relationship Id="rId7" Type="http://schemas.openxmlformats.org/officeDocument/2006/relationships/endnotes" Target="endnotes.xml"/><Relationship Id="rId12" Type="http://schemas.openxmlformats.org/officeDocument/2006/relationships/hyperlink" Target="https://varsel-app.pages.dev/auth/welcome"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rello.com/invite/b/66d85ee6de102e85bc54c773/ATTIcdf6677519c556865d398f381dfd7bd800DEA557/itf20319-1-24h-software-engine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hyperlink" Target="https://trello.com/b/g7QFBDkP/itf20319-1-24h-software-engine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arsel-app.pages.dev/auth/welcome" TargetMode="External"/><Relationship Id="rId22" Type="http://schemas.openxmlformats.org/officeDocument/2006/relationships/hyperlink" Target="https://varsel-app.pages.dev/auth/welcome" TargetMode="External"/><Relationship Id="rId27" Type="http://schemas.microsoft.com/office/2020/10/relationships/intelligence" Target="intelligence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D423E-1785-654C-9DDA-9AA4523F0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11319</Words>
  <Characters>59993</Characters>
  <Application>Microsoft Office Word</Application>
  <DocSecurity>0</DocSecurity>
  <Lines>499</Lines>
  <Paragraphs>142</Paragraphs>
  <ScaleCrop>false</ScaleCrop>
  <Company/>
  <LinksUpToDate>false</LinksUpToDate>
  <CharactersWithSpaces>71170</CharactersWithSpaces>
  <SharedDoc>false</SharedDoc>
  <HLinks>
    <vt:vector size="378" baseType="variant">
      <vt:variant>
        <vt:i4>5832795</vt:i4>
      </vt:variant>
      <vt:variant>
        <vt:i4>357</vt:i4>
      </vt:variant>
      <vt:variant>
        <vt:i4>0</vt:i4>
      </vt:variant>
      <vt:variant>
        <vt:i4>5</vt:i4>
      </vt:variant>
      <vt:variant>
        <vt:lpwstr>https://varsel-app.pages.dev/auth/welcome</vt:lpwstr>
      </vt:variant>
      <vt:variant>
        <vt:lpwstr/>
      </vt:variant>
      <vt:variant>
        <vt:i4>6553664</vt:i4>
      </vt:variant>
      <vt:variant>
        <vt:i4>354</vt:i4>
      </vt:variant>
      <vt:variant>
        <vt:i4>0</vt:i4>
      </vt:variant>
      <vt:variant>
        <vt:i4>5</vt:i4>
      </vt:variant>
      <vt:variant>
        <vt:lpwstr>https://github.com/EmilB04/S.E.O.T_Gruppe-9</vt:lpwstr>
      </vt:variant>
      <vt:variant>
        <vt:lpwstr/>
      </vt:variant>
      <vt:variant>
        <vt:i4>7077996</vt:i4>
      </vt:variant>
      <vt:variant>
        <vt:i4>351</vt:i4>
      </vt:variant>
      <vt:variant>
        <vt:i4>0</vt:i4>
      </vt:variant>
      <vt:variant>
        <vt:i4>5</vt:i4>
      </vt:variant>
      <vt:variant>
        <vt:lpwstr>https://trello.com/invite/b/66d85ee6de102e85bc54c773/ATTIcdf6677519c556865d398f381dfd7bd800DEA557/itf20319-1-24h-software-engineer</vt:lpwstr>
      </vt:variant>
      <vt:variant>
        <vt:lpwstr/>
      </vt:variant>
      <vt:variant>
        <vt:i4>3539000</vt:i4>
      </vt:variant>
      <vt:variant>
        <vt:i4>348</vt:i4>
      </vt:variant>
      <vt:variant>
        <vt:i4>0</vt:i4>
      </vt:variant>
      <vt:variant>
        <vt:i4>5</vt:i4>
      </vt:variant>
      <vt:variant>
        <vt:lpwstr>https://trello.com/b/g7QFBDkP/itf20319-1-24h-software-engineer</vt:lpwstr>
      </vt:variant>
      <vt:variant>
        <vt:lpwstr/>
      </vt:variant>
      <vt:variant>
        <vt:i4>1048639</vt:i4>
      </vt:variant>
      <vt:variant>
        <vt:i4>345</vt:i4>
      </vt:variant>
      <vt:variant>
        <vt:i4>0</vt:i4>
      </vt:variant>
      <vt:variant>
        <vt:i4>5</vt:i4>
      </vt:variant>
      <vt:variant>
        <vt:lpwstr>https://1drv.ms/x/c/3b274f0dbc59c8fd/ETfAYYa9NmVOvCu7i6Q7tkkBnrOtC0Ic96sK_Uz8y4KXqQ</vt:lpwstr>
      </vt:variant>
      <vt:variant>
        <vt:lpwstr/>
      </vt:variant>
      <vt:variant>
        <vt:i4>5832795</vt:i4>
      </vt:variant>
      <vt:variant>
        <vt:i4>342</vt:i4>
      </vt:variant>
      <vt:variant>
        <vt:i4>0</vt:i4>
      </vt:variant>
      <vt:variant>
        <vt:i4>5</vt:i4>
      </vt:variant>
      <vt:variant>
        <vt:lpwstr>https://varsel-app.pages.dev/auth/welcome</vt:lpwstr>
      </vt:variant>
      <vt:variant>
        <vt:lpwstr/>
      </vt:variant>
      <vt:variant>
        <vt:i4>5832795</vt:i4>
      </vt:variant>
      <vt:variant>
        <vt:i4>339</vt:i4>
      </vt:variant>
      <vt:variant>
        <vt:i4>0</vt:i4>
      </vt:variant>
      <vt:variant>
        <vt:i4>5</vt:i4>
      </vt:variant>
      <vt:variant>
        <vt:lpwstr>https://varsel-app.pages.dev/auth/welcome</vt:lpwstr>
      </vt:variant>
      <vt:variant>
        <vt:lpwstr/>
      </vt:variant>
      <vt:variant>
        <vt:i4>2031666</vt:i4>
      </vt:variant>
      <vt:variant>
        <vt:i4>332</vt:i4>
      </vt:variant>
      <vt:variant>
        <vt:i4>0</vt:i4>
      </vt:variant>
      <vt:variant>
        <vt:i4>5</vt:i4>
      </vt:variant>
      <vt:variant>
        <vt:lpwstr/>
      </vt:variant>
      <vt:variant>
        <vt:lpwstr>_Toc183172736</vt:lpwstr>
      </vt:variant>
      <vt:variant>
        <vt:i4>2031666</vt:i4>
      </vt:variant>
      <vt:variant>
        <vt:i4>326</vt:i4>
      </vt:variant>
      <vt:variant>
        <vt:i4>0</vt:i4>
      </vt:variant>
      <vt:variant>
        <vt:i4>5</vt:i4>
      </vt:variant>
      <vt:variant>
        <vt:lpwstr/>
      </vt:variant>
      <vt:variant>
        <vt:lpwstr>_Toc183172735</vt:lpwstr>
      </vt:variant>
      <vt:variant>
        <vt:i4>2031666</vt:i4>
      </vt:variant>
      <vt:variant>
        <vt:i4>320</vt:i4>
      </vt:variant>
      <vt:variant>
        <vt:i4>0</vt:i4>
      </vt:variant>
      <vt:variant>
        <vt:i4>5</vt:i4>
      </vt:variant>
      <vt:variant>
        <vt:lpwstr/>
      </vt:variant>
      <vt:variant>
        <vt:lpwstr>_Toc183172734</vt:lpwstr>
      </vt:variant>
      <vt:variant>
        <vt:i4>2031666</vt:i4>
      </vt:variant>
      <vt:variant>
        <vt:i4>314</vt:i4>
      </vt:variant>
      <vt:variant>
        <vt:i4>0</vt:i4>
      </vt:variant>
      <vt:variant>
        <vt:i4>5</vt:i4>
      </vt:variant>
      <vt:variant>
        <vt:lpwstr/>
      </vt:variant>
      <vt:variant>
        <vt:lpwstr>_Toc183172733</vt:lpwstr>
      </vt:variant>
      <vt:variant>
        <vt:i4>2031666</vt:i4>
      </vt:variant>
      <vt:variant>
        <vt:i4>308</vt:i4>
      </vt:variant>
      <vt:variant>
        <vt:i4>0</vt:i4>
      </vt:variant>
      <vt:variant>
        <vt:i4>5</vt:i4>
      </vt:variant>
      <vt:variant>
        <vt:lpwstr/>
      </vt:variant>
      <vt:variant>
        <vt:lpwstr>_Toc183172732</vt:lpwstr>
      </vt:variant>
      <vt:variant>
        <vt:i4>2031666</vt:i4>
      </vt:variant>
      <vt:variant>
        <vt:i4>302</vt:i4>
      </vt:variant>
      <vt:variant>
        <vt:i4>0</vt:i4>
      </vt:variant>
      <vt:variant>
        <vt:i4>5</vt:i4>
      </vt:variant>
      <vt:variant>
        <vt:lpwstr/>
      </vt:variant>
      <vt:variant>
        <vt:lpwstr>_Toc183172731</vt:lpwstr>
      </vt:variant>
      <vt:variant>
        <vt:i4>2031666</vt:i4>
      </vt:variant>
      <vt:variant>
        <vt:i4>296</vt:i4>
      </vt:variant>
      <vt:variant>
        <vt:i4>0</vt:i4>
      </vt:variant>
      <vt:variant>
        <vt:i4>5</vt:i4>
      </vt:variant>
      <vt:variant>
        <vt:lpwstr/>
      </vt:variant>
      <vt:variant>
        <vt:lpwstr>_Toc183172730</vt:lpwstr>
      </vt:variant>
      <vt:variant>
        <vt:i4>1966130</vt:i4>
      </vt:variant>
      <vt:variant>
        <vt:i4>290</vt:i4>
      </vt:variant>
      <vt:variant>
        <vt:i4>0</vt:i4>
      </vt:variant>
      <vt:variant>
        <vt:i4>5</vt:i4>
      </vt:variant>
      <vt:variant>
        <vt:lpwstr/>
      </vt:variant>
      <vt:variant>
        <vt:lpwstr>_Toc183172729</vt:lpwstr>
      </vt:variant>
      <vt:variant>
        <vt:i4>1966130</vt:i4>
      </vt:variant>
      <vt:variant>
        <vt:i4>284</vt:i4>
      </vt:variant>
      <vt:variant>
        <vt:i4>0</vt:i4>
      </vt:variant>
      <vt:variant>
        <vt:i4>5</vt:i4>
      </vt:variant>
      <vt:variant>
        <vt:lpwstr/>
      </vt:variant>
      <vt:variant>
        <vt:lpwstr>_Toc183172728</vt:lpwstr>
      </vt:variant>
      <vt:variant>
        <vt:i4>1966130</vt:i4>
      </vt:variant>
      <vt:variant>
        <vt:i4>278</vt:i4>
      </vt:variant>
      <vt:variant>
        <vt:i4>0</vt:i4>
      </vt:variant>
      <vt:variant>
        <vt:i4>5</vt:i4>
      </vt:variant>
      <vt:variant>
        <vt:lpwstr/>
      </vt:variant>
      <vt:variant>
        <vt:lpwstr>_Toc183172727</vt:lpwstr>
      </vt:variant>
      <vt:variant>
        <vt:i4>1966130</vt:i4>
      </vt:variant>
      <vt:variant>
        <vt:i4>272</vt:i4>
      </vt:variant>
      <vt:variant>
        <vt:i4>0</vt:i4>
      </vt:variant>
      <vt:variant>
        <vt:i4>5</vt:i4>
      </vt:variant>
      <vt:variant>
        <vt:lpwstr/>
      </vt:variant>
      <vt:variant>
        <vt:lpwstr>_Toc183172726</vt:lpwstr>
      </vt:variant>
      <vt:variant>
        <vt:i4>1966130</vt:i4>
      </vt:variant>
      <vt:variant>
        <vt:i4>266</vt:i4>
      </vt:variant>
      <vt:variant>
        <vt:i4>0</vt:i4>
      </vt:variant>
      <vt:variant>
        <vt:i4>5</vt:i4>
      </vt:variant>
      <vt:variant>
        <vt:lpwstr/>
      </vt:variant>
      <vt:variant>
        <vt:lpwstr>_Toc183172725</vt:lpwstr>
      </vt:variant>
      <vt:variant>
        <vt:i4>1966130</vt:i4>
      </vt:variant>
      <vt:variant>
        <vt:i4>260</vt:i4>
      </vt:variant>
      <vt:variant>
        <vt:i4>0</vt:i4>
      </vt:variant>
      <vt:variant>
        <vt:i4>5</vt:i4>
      </vt:variant>
      <vt:variant>
        <vt:lpwstr/>
      </vt:variant>
      <vt:variant>
        <vt:lpwstr>_Toc183172724</vt:lpwstr>
      </vt:variant>
      <vt:variant>
        <vt:i4>1966130</vt:i4>
      </vt:variant>
      <vt:variant>
        <vt:i4>254</vt:i4>
      </vt:variant>
      <vt:variant>
        <vt:i4>0</vt:i4>
      </vt:variant>
      <vt:variant>
        <vt:i4>5</vt:i4>
      </vt:variant>
      <vt:variant>
        <vt:lpwstr/>
      </vt:variant>
      <vt:variant>
        <vt:lpwstr>_Toc183172723</vt:lpwstr>
      </vt:variant>
      <vt:variant>
        <vt:i4>1966130</vt:i4>
      </vt:variant>
      <vt:variant>
        <vt:i4>248</vt:i4>
      </vt:variant>
      <vt:variant>
        <vt:i4>0</vt:i4>
      </vt:variant>
      <vt:variant>
        <vt:i4>5</vt:i4>
      </vt:variant>
      <vt:variant>
        <vt:lpwstr/>
      </vt:variant>
      <vt:variant>
        <vt:lpwstr>_Toc183172722</vt:lpwstr>
      </vt:variant>
      <vt:variant>
        <vt:i4>1966130</vt:i4>
      </vt:variant>
      <vt:variant>
        <vt:i4>242</vt:i4>
      </vt:variant>
      <vt:variant>
        <vt:i4>0</vt:i4>
      </vt:variant>
      <vt:variant>
        <vt:i4>5</vt:i4>
      </vt:variant>
      <vt:variant>
        <vt:lpwstr/>
      </vt:variant>
      <vt:variant>
        <vt:lpwstr>_Toc183172721</vt:lpwstr>
      </vt:variant>
      <vt:variant>
        <vt:i4>1966130</vt:i4>
      </vt:variant>
      <vt:variant>
        <vt:i4>236</vt:i4>
      </vt:variant>
      <vt:variant>
        <vt:i4>0</vt:i4>
      </vt:variant>
      <vt:variant>
        <vt:i4>5</vt:i4>
      </vt:variant>
      <vt:variant>
        <vt:lpwstr/>
      </vt:variant>
      <vt:variant>
        <vt:lpwstr>_Toc183172720</vt:lpwstr>
      </vt:variant>
      <vt:variant>
        <vt:i4>1900594</vt:i4>
      </vt:variant>
      <vt:variant>
        <vt:i4>230</vt:i4>
      </vt:variant>
      <vt:variant>
        <vt:i4>0</vt:i4>
      </vt:variant>
      <vt:variant>
        <vt:i4>5</vt:i4>
      </vt:variant>
      <vt:variant>
        <vt:lpwstr/>
      </vt:variant>
      <vt:variant>
        <vt:lpwstr>_Toc183172719</vt:lpwstr>
      </vt:variant>
      <vt:variant>
        <vt:i4>1900594</vt:i4>
      </vt:variant>
      <vt:variant>
        <vt:i4>224</vt:i4>
      </vt:variant>
      <vt:variant>
        <vt:i4>0</vt:i4>
      </vt:variant>
      <vt:variant>
        <vt:i4>5</vt:i4>
      </vt:variant>
      <vt:variant>
        <vt:lpwstr/>
      </vt:variant>
      <vt:variant>
        <vt:lpwstr>_Toc183172718</vt:lpwstr>
      </vt:variant>
      <vt:variant>
        <vt:i4>1900594</vt:i4>
      </vt:variant>
      <vt:variant>
        <vt:i4>218</vt:i4>
      </vt:variant>
      <vt:variant>
        <vt:i4>0</vt:i4>
      </vt:variant>
      <vt:variant>
        <vt:i4>5</vt:i4>
      </vt:variant>
      <vt:variant>
        <vt:lpwstr/>
      </vt:variant>
      <vt:variant>
        <vt:lpwstr>_Toc183172717</vt:lpwstr>
      </vt:variant>
      <vt:variant>
        <vt:i4>1900594</vt:i4>
      </vt:variant>
      <vt:variant>
        <vt:i4>212</vt:i4>
      </vt:variant>
      <vt:variant>
        <vt:i4>0</vt:i4>
      </vt:variant>
      <vt:variant>
        <vt:i4>5</vt:i4>
      </vt:variant>
      <vt:variant>
        <vt:lpwstr/>
      </vt:variant>
      <vt:variant>
        <vt:lpwstr>_Toc183172716</vt:lpwstr>
      </vt:variant>
      <vt:variant>
        <vt:i4>1900594</vt:i4>
      </vt:variant>
      <vt:variant>
        <vt:i4>206</vt:i4>
      </vt:variant>
      <vt:variant>
        <vt:i4>0</vt:i4>
      </vt:variant>
      <vt:variant>
        <vt:i4>5</vt:i4>
      </vt:variant>
      <vt:variant>
        <vt:lpwstr/>
      </vt:variant>
      <vt:variant>
        <vt:lpwstr>_Toc183172715</vt:lpwstr>
      </vt:variant>
      <vt:variant>
        <vt:i4>1900594</vt:i4>
      </vt:variant>
      <vt:variant>
        <vt:i4>200</vt:i4>
      </vt:variant>
      <vt:variant>
        <vt:i4>0</vt:i4>
      </vt:variant>
      <vt:variant>
        <vt:i4>5</vt:i4>
      </vt:variant>
      <vt:variant>
        <vt:lpwstr/>
      </vt:variant>
      <vt:variant>
        <vt:lpwstr>_Toc183172714</vt:lpwstr>
      </vt:variant>
      <vt:variant>
        <vt:i4>1900594</vt:i4>
      </vt:variant>
      <vt:variant>
        <vt:i4>194</vt:i4>
      </vt:variant>
      <vt:variant>
        <vt:i4>0</vt:i4>
      </vt:variant>
      <vt:variant>
        <vt:i4>5</vt:i4>
      </vt:variant>
      <vt:variant>
        <vt:lpwstr/>
      </vt:variant>
      <vt:variant>
        <vt:lpwstr>_Toc183172713</vt:lpwstr>
      </vt:variant>
      <vt:variant>
        <vt:i4>1900594</vt:i4>
      </vt:variant>
      <vt:variant>
        <vt:i4>188</vt:i4>
      </vt:variant>
      <vt:variant>
        <vt:i4>0</vt:i4>
      </vt:variant>
      <vt:variant>
        <vt:i4>5</vt:i4>
      </vt:variant>
      <vt:variant>
        <vt:lpwstr/>
      </vt:variant>
      <vt:variant>
        <vt:lpwstr>_Toc183172712</vt:lpwstr>
      </vt:variant>
      <vt:variant>
        <vt:i4>1900594</vt:i4>
      </vt:variant>
      <vt:variant>
        <vt:i4>182</vt:i4>
      </vt:variant>
      <vt:variant>
        <vt:i4>0</vt:i4>
      </vt:variant>
      <vt:variant>
        <vt:i4>5</vt:i4>
      </vt:variant>
      <vt:variant>
        <vt:lpwstr/>
      </vt:variant>
      <vt:variant>
        <vt:lpwstr>_Toc183172711</vt:lpwstr>
      </vt:variant>
      <vt:variant>
        <vt:i4>1900594</vt:i4>
      </vt:variant>
      <vt:variant>
        <vt:i4>176</vt:i4>
      </vt:variant>
      <vt:variant>
        <vt:i4>0</vt:i4>
      </vt:variant>
      <vt:variant>
        <vt:i4>5</vt:i4>
      </vt:variant>
      <vt:variant>
        <vt:lpwstr/>
      </vt:variant>
      <vt:variant>
        <vt:lpwstr>_Toc183172710</vt:lpwstr>
      </vt:variant>
      <vt:variant>
        <vt:i4>1835058</vt:i4>
      </vt:variant>
      <vt:variant>
        <vt:i4>170</vt:i4>
      </vt:variant>
      <vt:variant>
        <vt:i4>0</vt:i4>
      </vt:variant>
      <vt:variant>
        <vt:i4>5</vt:i4>
      </vt:variant>
      <vt:variant>
        <vt:lpwstr/>
      </vt:variant>
      <vt:variant>
        <vt:lpwstr>_Toc183172709</vt:lpwstr>
      </vt:variant>
      <vt:variant>
        <vt:i4>1835058</vt:i4>
      </vt:variant>
      <vt:variant>
        <vt:i4>164</vt:i4>
      </vt:variant>
      <vt:variant>
        <vt:i4>0</vt:i4>
      </vt:variant>
      <vt:variant>
        <vt:i4>5</vt:i4>
      </vt:variant>
      <vt:variant>
        <vt:lpwstr/>
      </vt:variant>
      <vt:variant>
        <vt:lpwstr>_Toc183172708</vt:lpwstr>
      </vt:variant>
      <vt:variant>
        <vt:i4>1835058</vt:i4>
      </vt:variant>
      <vt:variant>
        <vt:i4>158</vt:i4>
      </vt:variant>
      <vt:variant>
        <vt:i4>0</vt:i4>
      </vt:variant>
      <vt:variant>
        <vt:i4>5</vt:i4>
      </vt:variant>
      <vt:variant>
        <vt:lpwstr/>
      </vt:variant>
      <vt:variant>
        <vt:lpwstr>_Toc183172707</vt:lpwstr>
      </vt:variant>
      <vt:variant>
        <vt:i4>1835058</vt:i4>
      </vt:variant>
      <vt:variant>
        <vt:i4>152</vt:i4>
      </vt:variant>
      <vt:variant>
        <vt:i4>0</vt:i4>
      </vt:variant>
      <vt:variant>
        <vt:i4>5</vt:i4>
      </vt:variant>
      <vt:variant>
        <vt:lpwstr/>
      </vt:variant>
      <vt:variant>
        <vt:lpwstr>_Toc183172706</vt:lpwstr>
      </vt:variant>
      <vt:variant>
        <vt:i4>1835058</vt:i4>
      </vt:variant>
      <vt:variant>
        <vt:i4>146</vt:i4>
      </vt:variant>
      <vt:variant>
        <vt:i4>0</vt:i4>
      </vt:variant>
      <vt:variant>
        <vt:i4>5</vt:i4>
      </vt:variant>
      <vt:variant>
        <vt:lpwstr/>
      </vt:variant>
      <vt:variant>
        <vt:lpwstr>_Toc183172705</vt:lpwstr>
      </vt:variant>
      <vt:variant>
        <vt:i4>1835058</vt:i4>
      </vt:variant>
      <vt:variant>
        <vt:i4>140</vt:i4>
      </vt:variant>
      <vt:variant>
        <vt:i4>0</vt:i4>
      </vt:variant>
      <vt:variant>
        <vt:i4>5</vt:i4>
      </vt:variant>
      <vt:variant>
        <vt:lpwstr/>
      </vt:variant>
      <vt:variant>
        <vt:lpwstr>_Toc183172704</vt:lpwstr>
      </vt:variant>
      <vt:variant>
        <vt:i4>1835058</vt:i4>
      </vt:variant>
      <vt:variant>
        <vt:i4>134</vt:i4>
      </vt:variant>
      <vt:variant>
        <vt:i4>0</vt:i4>
      </vt:variant>
      <vt:variant>
        <vt:i4>5</vt:i4>
      </vt:variant>
      <vt:variant>
        <vt:lpwstr/>
      </vt:variant>
      <vt:variant>
        <vt:lpwstr>_Toc183172703</vt:lpwstr>
      </vt:variant>
      <vt:variant>
        <vt:i4>1835058</vt:i4>
      </vt:variant>
      <vt:variant>
        <vt:i4>128</vt:i4>
      </vt:variant>
      <vt:variant>
        <vt:i4>0</vt:i4>
      </vt:variant>
      <vt:variant>
        <vt:i4>5</vt:i4>
      </vt:variant>
      <vt:variant>
        <vt:lpwstr/>
      </vt:variant>
      <vt:variant>
        <vt:lpwstr>_Toc183172702</vt:lpwstr>
      </vt:variant>
      <vt:variant>
        <vt:i4>1835058</vt:i4>
      </vt:variant>
      <vt:variant>
        <vt:i4>122</vt:i4>
      </vt:variant>
      <vt:variant>
        <vt:i4>0</vt:i4>
      </vt:variant>
      <vt:variant>
        <vt:i4>5</vt:i4>
      </vt:variant>
      <vt:variant>
        <vt:lpwstr/>
      </vt:variant>
      <vt:variant>
        <vt:lpwstr>_Toc183172701</vt:lpwstr>
      </vt:variant>
      <vt:variant>
        <vt:i4>1835058</vt:i4>
      </vt:variant>
      <vt:variant>
        <vt:i4>116</vt:i4>
      </vt:variant>
      <vt:variant>
        <vt:i4>0</vt:i4>
      </vt:variant>
      <vt:variant>
        <vt:i4>5</vt:i4>
      </vt:variant>
      <vt:variant>
        <vt:lpwstr/>
      </vt:variant>
      <vt:variant>
        <vt:lpwstr>_Toc183172700</vt:lpwstr>
      </vt:variant>
      <vt:variant>
        <vt:i4>1376307</vt:i4>
      </vt:variant>
      <vt:variant>
        <vt:i4>110</vt:i4>
      </vt:variant>
      <vt:variant>
        <vt:i4>0</vt:i4>
      </vt:variant>
      <vt:variant>
        <vt:i4>5</vt:i4>
      </vt:variant>
      <vt:variant>
        <vt:lpwstr/>
      </vt:variant>
      <vt:variant>
        <vt:lpwstr>_Toc183172699</vt:lpwstr>
      </vt:variant>
      <vt:variant>
        <vt:i4>1376307</vt:i4>
      </vt:variant>
      <vt:variant>
        <vt:i4>104</vt:i4>
      </vt:variant>
      <vt:variant>
        <vt:i4>0</vt:i4>
      </vt:variant>
      <vt:variant>
        <vt:i4>5</vt:i4>
      </vt:variant>
      <vt:variant>
        <vt:lpwstr/>
      </vt:variant>
      <vt:variant>
        <vt:lpwstr>_Toc183172698</vt:lpwstr>
      </vt:variant>
      <vt:variant>
        <vt:i4>1376307</vt:i4>
      </vt:variant>
      <vt:variant>
        <vt:i4>98</vt:i4>
      </vt:variant>
      <vt:variant>
        <vt:i4>0</vt:i4>
      </vt:variant>
      <vt:variant>
        <vt:i4>5</vt:i4>
      </vt:variant>
      <vt:variant>
        <vt:lpwstr/>
      </vt:variant>
      <vt:variant>
        <vt:lpwstr>_Toc183172697</vt:lpwstr>
      </vt:variant>
      <vt:variant>
        <vt:i4>1376307</vt:i4>
      </vt:variant>
      <vt:variant>
        <vt:i4>92</vt:i4>
      </vt:variant>
      <vt:variant>
        <vt:i4>0</vt:i4>
      </vt:variant>
      <vt:variant>
        <vt:i4>5</vt:i4>
      </vt:variant>
      <vt:variant>
        <vt:lpwstr/>
      </vt:variant>
      <vt:variant>
        <vt:lpwstr>_Toc183172696</vt:lpwstr>
      </vt:variant>
      <vt:variant>
        <vt:i4>1376307</vt:i4>
      </vt:variant>
      <vt:variant>
        <vt:i4>86</vt:i4>
      </vt:variant>
      <vt:variant>
        <vt:i4>0</vt:i4>
      </vt:variant>
      <vt:variant>
        <vt:i4>5</vt:i4>
      </vt:variant>
      <vt:variant>
        <vt:lpwstr/>
      </vt:variant>
      <vt:variant>
        <vt:lpwstr>_Toc183172695</vt:lpwstr>
      </vt:variant>
      <vt:variant>
        <vt:i4>1376307</vt:i4>
      </vt:variant>
      <vt:variant>
        <vt:i4>80</vt:i4>
      </vt:variant>
      <vt:variant>
        <vt:i4>0</vt:i4>
      </vt:variant>
      <vt:variant>
        <vt:i4>5</vt:i4>
      </vt:variant>
      <vt:variant>
        <vt:lpwstr/>
      </vt:variant>
      <vt:variant>
        <vt:lpwstr>_Toc183172694</vt:lpwstr>
      </vt:variant>
      <vt:variant>
        <vt:i4>1376307</vt:i4>
      </vt:variant>
      <vt:variant>
        <vt:i4>74</vt:i4>
      </vt:variant>
      <vt:variant>
        <vt:i4>0</vt:i4>
      </vt:variant>
      <vt:variant>
        <vt:i4>5</vt:i4>
      </vt:variant>
      <vt:variant>
        <vt:lpwstr/>
      </vt:variant>
      <vt:variant>
        <vt:lpwstr>_Toc183172693</vt:lpwstr>
      </vt:variant>
      <vt:variant>
        <vt:i4>1376307</vt:i4>
      </vt:variant>
      <vt:variant>
        <vt:i4>68</vt:i4>
      </vt:variant>
      <vt:variant>
        <vt:i4>0</vt:i4>
      </vt:variant>
      <vt:variant>
        <vt:i4>5</vt:i4>
      </vt:variant>
      <vt:variant>
        <vt:lpwstr/>
      </vt:variant>
      <vt:variant>
        <vt:lpwstr>_Toc183172692</vt:lpwstr>
      </vt:variant>
      <vt:variant>
        <vt:i4>1376307</vt:i4>
      </vt:variant>
      <vt:variant>
        <vt:i4>62</vt:i4>
      </vt:variant>
      <vt:variant>
        <vt:i4>0</vt:i4>
      </vt:variant>
      <vt:variant>
        <vt:i4>5</vt:i4>
      </vt:variant>
      <vt:variant>
        <vt:lpwstr/>
      </vt:variant>
      <vt:variant>
        <vt:lpwstr>_Toc183172691</vt:lpwstr>
      </vt:variant>
      <vt:variant>
        <vt:i4>1376307</vt:i4>
      </vt:variant>
      <vt:variant>
        <vt:i4>56</vt:i4>
      </vt:variant>
      <vt:variant>
        <vt:i4>0</vt:i4>
      </vt:variant>
      <vt:variant>
        <vt:i4>5</vt:i4>
      </vt:variant>
      <vt:variant>
        <vt:lpwstr/>
      </vt:variant>
      <vt:variant>
        <vt:lpwstr>_Toc183172690</vt:lpwstr>
      </vt:variant>
      <vt:variant>
        <vt:i4>1310771</vt:i4>
      </vt:variant>
      <vt:variant>
        <vt:i4>50</vt:i4>
      </vt:variant>
      <vt:variant>
        <vt:i4>0</vt:i4>
      </vt:variant>
      <vt:variant>
        <vt:i4>5</vt:i4>
      </vt:variant>
      <vt:variant>
        <vt:lpwstr/>
      </vt:variant>
      <vt:variant>
        <vt:lpwstr>_Toc183172689</vt:lpwstr>
      </vt:variant>
      <vt:variant>
        <vt:i4>1310771</vt:i4>
      </vt:variant>
      <vt:variant>
        <vt:i4>44</vt:i4>
      </vt:variant>
      <vt:variant>
        <vt:i4>0</vt:i4>
      </vt:variant>
      <vt:variant>
        <vt:i4>5</vt:i4>
      </vt:variant>
      <vt:variant>
        <vt:lpwstr/>
      </vt:variant>
      <vt:variant>
        <vt:lpwstr>_Toc183172688</vt:lpwstr>
      </vt:variant>
      <vt:variant>
        <vt:i4>1310771</vt:i4>
      </vt:variant>
      <vt:variant>
        <vt:i4>38</vt:i4>
      </vt:variant>
      <vt:variant>
        <vt:i4>0</vt:i4>
      </vt:variant>
      <vt:variant>
        <vt:i4>5</vt:i4>
      </vt:variant>
      <vt:variant>
        <vt:lpwstr/>
      </vt:variant>
      <vt:variant>
        <vt:lpwstr>_Toc183172687</vt:lpwstr>
      </vt:variant>
      <vt:variant>
        <vt:i4>1310771</vt:i4>
      </vt:variant>
      <vt:variant>
        <vt:i4>32</vt:i4>
      </vt:variant>
      <vt:variant>
        <vt:i4>0</vt:i4>
      </vt:variant>
      <vt:variant>
        <vt:i4>5</vt:i4>
      </vt:variant>
      <vt:variant>
        <vt:lpwstr/>
      </vt:variant>
      <vt:variant>
        <vt:lpwstr>_Toc183172686</vt:lpwstr>
      </vt:variant>
      <vt:variant>
        <vt:i4>1310771</vt:i4>
      </vt:variant>
      <vt:variant>
        <vt:i4>26</vt:i4>
      </vt:variant>
      <vt:variant>
        <vt:i4>0</vt:i4>
      </vt:variant>
      <vt:variant>
        <vt:i4>5</vt:i4>
      </vt:variant>
      <vt:variant>
        <vt:lpwstr/>
      </vt:variant>
      <vt:variant>
        <vt:lpwstr>_Toc183172685</vt:lpwstr>
      </vt:variant>
      <vt:variant>
        <vt:i4>1310771</vt:i4>
      </vt:variant>
      <vt:variant>
        <vt:i4>20</vt:i4>
      </vt:variant>
      <vt:variant>
        <vt:i4>0</vt:i4>
      </vt:variant>
      <vt:variant>
        <vt:i4>5</vt:i4>
      </vt:variant>
      <vt:variant>
        <vt:lpwstr/>
      </vt:variant>
      <vt:variant>
        <vt:lpwstr>_Toc183172684</vt:lpwstr>
      </vt:variant>
      <vt:variant>
        <vt:i4>1310771</vt:i4>
      </vt:variant>
      <vt:variant>
        <vt:i4>14</vt:i4>
      </vt:variant>
      <vt:variant>
        <vt:i4>0</vt:i4>
      </vt:variant>
      <vt:variant>
        <vt:i4>5</vt:i4>
      </vt:variant>
      <vt:variant>
        <vt:lpwstr/>
      </vt:variant>
      <vt:variant>
        <vt:lpwstr>_Toc183172683</vt:lpwstr>
      </vt:variant>
      <vt:variant>
        <vt:i4>1310771</vt:i4>
      </vt:variant>
      <vt:variant>
        <vt:i4>8</vt:i4>
      </vt:variant>
      <vt:variant>
        <vt:i4>0</vt:i4>
      </vt:variant>
      <vt:variant>
        <vt:i4>5</vt:i4>
      </vt:variant>
      <vt:variant>
        <vt:lpwstr/>
      </vt:variant>
      <vt:variant>
        <vt:lpwstr>_Toc183172682</vt:lpwstr>
      </vt:variant>
      <vt:variant>
        <vt:i4>1310771</vt:i4>
      </vt:variant>
      <vt:variant>
        <vt:i4>2</vt:i4>
      </vt:variant>
      <vt:variant>
        <vt:i4>0</vt:i4>
      </vt:variant>
      <vt:variant>
        <vt:i4>5</vt:i4>
      </vt:variant>
      <vt:variant>
        <vt:lpwstr/>
      </vt:variant>
      <vt:variant>
        <vt:lpwstr>_Toc183172681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Berglund</dc:creator>
  <cp:keywords/>
  <dc:description/>
  <cp:lastModifiedBy>Emil Berglund</cp:lastModifiedBy>
  <cp:revision>4</cp:revision>
  <cp:lastPrinted>2024-11-22T21:11:00Z</cp:lastPrinted>
  <dcterms:created xsi:type="dcterms:W3CDTF">2024-11-22T21:11:00Z</dcterms:created>
  <dcterms:modified xsi:type="dcterms:W3CDTF">2024-12-03T22:10:00Z</dcterms:modified>
</cp:coreProperties>
</file>